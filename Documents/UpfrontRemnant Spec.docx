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40857019"/>
        <w:docPartObj>
          <w:docPartGallery w:val="Cover Pages"/>
          <w:docPartUnique/>
        </w:docPartObj>
      </w:sdtPr>
      <w:sdtContent>
        <w:p w14:paraId="2B3834A2" w14:textId="3A0DB2EC" w:rsidR="00041E7E" w:rsidRDefault="007662B6">
          <w:r>
            <w:rPr>
              <w:noProof/>
              <w:lang w:eastAsia="en-US"/>
            </w:rPr>
            <mc:AlternateContent>
              <mc:Choice Requires="wpg">
                <w:drawing>
                  <wp:anchor distT="0" distB="0" distL="114300" distR="114300" simplePos="0" relativeHeight="251658240" behindDoc="1" locked="0" layoutInCell="1" allowOverlap="1" wp14:anchorId="264803B8" wp14:editId="22FB9614">
                    <wp:simplePos x="0" y="0"/>
                    <wp:positionH relativeFrom="page">
                      <wp:posOffset>2098040</wp:posOffset>
                    </wp:positionH>
                    <wp:positionV relativeFrom="page">
                      <wp:posOffset>1036955</wp:posOffset>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A69F792" w14:textId="23001C18" w:rsidR="002C0FF5" w:rsidRDefault="002C0FF5">
                                      <w:pPr>
                                        <w:pStyle w:val="NoSpacing"/>
                                        <w:rPr>
                                          <w:color w:val="FFFFFF" w:themeColor="background1"/>
                                          <w:sz w:val="32"/>
                                          <w:szCs w:val="32"/>
                                        </w:rPr>
                                      </w:pPr>
                                      <w:r>
                                        <w:rPr>
                                          <w:color w:val="FFFFFF" w:themeColor="background1"/>
                                          <w:sz w:val="32"/>
                                          <w:szCs w:val="32"/>
                                        </w:rPr>
                                        <w:t>C Pham</w:t>
                                      </w:r>
                                    </w:p>
                                  </w:sdtContent>
                                </w:sdt>
                                <w:p w14:paraId="2E4B84CA" w14:textId="067D21AB" w:rsidR="002C0FF5" w:rsidRDefault="002C0FF5">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surf city software consulting inc.</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July 15, 2018</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757575"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5B687C6" w14:textId="4F8E21E3" w:rsidR="002C0FF5" w:rsidRDefault="002C0FF5">
                                      <w:pPr>
                                        <w:pStyle w:val="NoSpacing"/>
                                        <w:pBdr>
                                          <w:bottom w:val="single" w:sz="6" w:space="4" w:color="959595" w:themeColor="text1" w:themeTint="80"/>
                                        </w:pBdr>
                                        <w:rPr>
                                          <w:rFonts w:asciiTheme="majorHAnsi" w:eastAsiaTheme="majorEastAsia" w:hAnsiTheme="majorHAnsi" w:cstheme="majorBidi"/>
                                          <w:color w:val="757575" w:themeColor="text1" w:themeTint="A6"/>
                                          <w:sz w:val="108"/>
                                          <w:szCs w:val="108"/>
                                        </w:rPr>
                                      </w:pPr>
                                      <w:r>
                                        <w:rPr>
                                          <w:rFonts w:asciiTheme="majorHAnsi" w:eastAsiaTheme="majorEastAsia" w:hAnsiTheme="majorHAnsi" w:cstheme="majorBidi"/>
                                          <w:color w:val="757575" w:themeColor="text1" w:themeTint="A6"/>
                                          <w:sz w:val="108"/>
                                          <w:szCs w:val="108"/>
                                        </w:rPr>
                                        <w:t>Schedule Tool</w:t>
                                      </w:r>
                                    </w:p>
                                  </w:sdtContent>
                                </w:sdt>
                                <w:sdt>
                                  <w:sdtPr>
                                    <w:rPr>
                                      <w:caps/>
                                      <w:color w:val="099BDD"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7683A958" w14:textId="4C1646C4" w:rsidR="002C0FF5" w:rsidRDefault="002C0FF5">
                                      <w:pPr>
                                        <w:pStyle w:val="NoSpacing"/>
                                        <w:spacing w:before="240"/>
                                        <w:rPr>
                                          <w:caps/>
                                          <w:color w:val="099BDD" w:themeColor="text2"/>
                                          <w:sz w:val="36"/>
                                          <w:szCs w:val="36"/>
                                        </w:rPr>
                                      </w:pPr>
                                      <w:r>
                                        <w:rPr>
                                          <w:caps/>
                                          <w:color w:val="099BDD" w:themeColor="text2"/>
                                          <w:sz w:val="36"/>
                                          <w:szCs w:val="36"/>
                                        </w:rPr>
                                        <w:t>Functional Specification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4803B8" id="Group 119" o:spid="_x0000_s1026" style="position:absolute;margin-left:165.2pt;margin-top:81.65pt;width:539.6pt;height:719.9pt;z-index:-251658240;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ffc000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a5d028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A69F792" w14:textId="23001C18" w:rsidR="002C0FF5" w:rsidRDefault="002C0FF5">
                                <w:pPr>
                                  <w:pStyle w:val="NoSpacing"/>
                                  <w:rPr>
                                    <w:color w:val="FFFFFF" w:themeColor="background1"/>
                                    <w:sz w:val="32"/>
                                    <w:szCs w:val="32"/>
                                  </w:rPr>
                                </w:pPr>
                                <w:r>
                                  <w:rPr>
                                    <w:color w:val="FFFFFF" w:themeColor="background1"/>
                                    <w:sz w:val="32"/>
                                    <w:szCs w:val="32"/>
                                  </w:rPr>
                                  <w:t>C Pham</w:t>
                                </w:r>
                              </w:p>
                            </w:sdtContent>
                          </w:sdt>
                          <w:p w14:paraId="2E4B84CA" w14:textId="067D21AB" w:rsidR="002C0FF5" w:rsidRDefault="002C0FF5">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surf city software consulting inc.</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July 15, 2018</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757575"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5B687C6" w14:textId="4F8E21E3" w:rsidR="002C0FF5" w:rsidRDefault="002C0FF5">
                                <w:pPr>
                                  <w:pStyle w:val="NoSpacing"/>
                                  <w:pBdr>
                                    <w:bottom w:val="single" w:sz="6" w:space="4" w:color="959595" w:themeColor="text1" w:themeTint="80"/>
                                  </w:pBdr>
                                  <w:rPr>
                                    <w:rFonts w:asciiTheme="majorHAnsi" w:eastAsiaTheme="majorEastAsia" w:hAnsiTheme="majorHAnsi" w:cstheme="majorBidi"/>
                                    <w:color w:val="757575" w:themeColor="text1" w:themeTint="A6"/>
                                    <w:sz w:val="108"/>
                                    <w:szCs w:val="108"/>
                                  </w:rPr>
                                </w:pPr>
                                <w:r>
                                  <w:rPr>
                                    <w:rFonts w:asciiTheme="majorHAnsi" w:eastAsiaTheme="majorEastAsia" w:hAnsiTheme="majorHAnsi" w:cstheme="majorBidi"/>
                                    <w:color w:val="757575" w:themeColor="text1" w:themeTint="A6"/>
                                    <w:sz w:val="108"/>
                                    <w:szCs w:val="108"/>
                                  </w:rPr>
                                  <w:t>Schedule Tool</w:t>
                                </w:r>
                              </w:p>
                            </w:sdtContent>
                          </w:sdt>
                          <w:sdt>
                            <w:sdtPr>
                              <w:rPr>
                                <w:caps/>
                                <w:color w:val="099BDD"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7683A958" w14:textId="4C1646C4" w:rsidR="002C0FF5" w:rsidRDefault="002C0FF5">
                                <w:pPr>
                                  <w:pStyle w:val="NoSpacing"/>
                                  <w:spacing w:before="240"/>
                                  <w:rPr>
                                    <w:caps/>
                                    <w:color w:val="099BDD" w:themeColor="text2"/>
                                    <w:sz w:val="36"/>
                                    <w:szCs w:val="36"/>
                                  </w:rPr>
                                </w:pPr>
                                <w:r>
                                  <w:rPr>
                                    <w:caps/>
                                    <w:color w:val="099BDD" w:themeColor="text2"/>
                                    <w:sz w:val="36"/>
                                    <w:szCs w:val="36"/>
                                  </w:rPr>
                                  <w:t>Functional Specification</w:t>
                                </w:r>
                              </w:p>
                            </w:sdtContent>
                          </w:sdt>
                        </w:txbxContent>
                      </v:textbox>
                    </v:shape>
                    <w10:wrap anchorx="page" anchory="page"/>
                  </v:group>
                </w:pict>
              </mc:Fallback>
            </mc:AlternateContent>
          </w:r>
        </w:p>
        <w:p w14:paraId="368EFC73" w14:textId="7A8777D9" w:rsidR="004E1AED" w:rsidRPr="00FD0C2E" w:rsidRDefault="00041E7E" w:rsidP="00FD0C2E">
          <w:pPr>
            <w:rPr>
              <w:rFonts w:asciiTheme="majorHAnsi" w:eastAsiaTheme="majorEastAsia" w:hAnsiTheme="majorHAnsi" w:cstheme="majorBidi"/>
              <w:caps/>
              <w:color w:val="0673A5" w:themeColor="text2" w:themeShade="BF"/>
              <w:spacing w:val="10"/>
              <w:sz w:val="52"/>
              <w:szCs w:val="52"/>
            </w:rPr>
          </w:pPr>
          <w:r>
            <w:br w:type="page"/>
          </w:r>
        </w:p>
      </w:sdtContent>
    </w:sdt>
    <w:sdt>
      <w:sdtPr>
        <w:rPr>
          <w:rFonts w:asciiTheme="minorHAnsi" w:eastAsiaTheme="minorEastAsia" w:hAnsiTheme="minorHAnsi" w:cstheme="minorBidi"/>
          <w:caps w:val="0"/>
          <w:color w:val="auto"/>
          <w:spacing w:val="0"/>
        </w:rPr>
        <w:id w:val="-1483304133"/>
        <w:docPartObj>
          <w:docPartGallery w:val="Table of Contents"/>
          <w:docPartUnique/>
        </w:docPartObj>
      </w:sdtPr>
      <w:sdtEndPr>
        <w:rPr>
          <w:b/>
          <w:bCs/>
          <w:noProof/>
        </w:rPr>
      </w:sdtEndPr>
      <w:sdtContent>
        <w:p w14:paraId="7E3A4989" w14:textId="137A3EE6" w:rsidR="004C0FD6" w:rsidRDefault="004C0FD6">
          <w:pPr>
            <w:pStyle w:val="TOCHeading"/>
          </w:pPr>
          <w:r>
            <w:t>Contents</w:t>
          </w:r>
        </w:p>
        <w:p w14:paraId="2DC3B9AB" w14:textId="77777777" w:rsidR="0000359E" w:rsidRDefault="004C0FD6">
          <w:pPr>
            <w:pStyle w:val="TOC1"/>
            <w:tabs>
              <w:tab w:val="right" w:leader="dot" w:pos="9350"/>
            </w:tabs>
            <w:rPr>
              <w:noProof/>
              <w:lang w:eastAsia="en-US"/>
            </w:rPr>
          </w:pPr>
          <w:r>
            <w:fldChar w:fldCharType="begin"/>
          </w:r>
          <w:r>
            <w:instrText xml:space="preserve"> TOC \o "1-3" \h \z \u </w:instrText>
          </w:r>
          <w:r>
            <w:fldChar w:fldCharType="separate"/>
          </w:r>
          <w:hyperlink w:anchor="_Toc521460248" w:history="1">
            <w:r w:rsidR="0000359E" w:rsidRPr="0080466C">
              <w:rPr>
                <w:rStyle w:val="Hyperlink"/>
                <w:noProof/>
              </w:rPr>
              <w:t>Client Commission Rates</w:t>
            </w:r>
            <w:r w:rsidR="0000359E">
              <w:rPr>
                <w:noProof/>
                <w:webHidden/>
              </w:rPr>
              <w:tab/>
            </w:r>
            <w:r w:rsidR="0000359E">
              <w:rPr>
                <w:noProof/>
                <w:webHidden/>
              </w:rPr>
              <w:fldChar w:fldCharType="begin"/>
            </w:r>
            <w:r w:rsidR="0000359E">
              <w:rPr>
                <w:noProof/>
                <w:webHidden/>
              </w:rPr>
              <w:instrText xml:space="preserve"> PAGEREF _Toc521460248 \h </w:instrText>
            </w:r>
            <w:r w:rsidR="0000359E">
              <w:rPr>
                <w:noProof/>
                <w:webHidden/>
              </w:rPr>
            </w:r>
            <w:r w:rsidR="0000359E">
              <w:rPr>
                <w:noProof/>
                <w:webHidden/>
              </w:rPr>
              <w:fldChar w:fldCharType="separate"/>
            </w:r>
            <w:r w:rsidR="0000359E">
              <w:rPr>
                <w:noProof/>
                <w:webHidden/>
              </w:rPr>
              <w:t>4</w:t>
            </w:r>
            <w:r w:rsidR="0000359E">
              <w:rPr>
                <w:noProof/>
                <w:webHidden/>
              </w:rPr>
              <w:fldChar w:fldCharType="end"/>
            </w:r>
          </w:hyperlink>
        </w:p>
        <w:p w14:paraId="48B69F60" w14:textId="77777777" w:rsidR="0000359E" w:rsidRDefault="002C0FF5">
          <w:pPr>
            <w:pStyle w:val="TOC2"/>
            <w:tabs>
              <w:tab w:val="right" w:leader="dot" w:pos="9350"/>
            </w:tabs>
            <w:rPr>
              <w:rFonts w:cstheme="minorBidi"/>
              <w:noProof/>
            </w:rPr>
          </w:pPr>
          <w:hyperlink w:anchor="_Toc521460249" w:history="1">
            <w:r w:rsidR="0000359E" w:rsidRPr="0080466C">
              <w:rPr>
                <w:rStyle w:val="Hyperlink"/>
                <w:noProof/>
              </w:rPr>
              <w:t>Permissions</w:t>
            </w:r>
            <w:r w:rsidR="0000359E">
              <w:rPr>
                <w:noProof/>
                <w:webHidden/>
              </w:rPr>
              <w:tab/>
            </w:r>
            <w:r w:rsidR="0000359E">
              <w:rPr>
                <w:noProof/>
                <w:webHidden/>
              </w:rPr>
              <w:fldChar w:fldCharType="begin"/>
            </w:r>
            <w:r w:rsidR="0000359E">
              <w:rPr>
                <w:noProof/>
                <w:webHidden/>
              </w:rPr>
              <w:instrText xml:space="preserve"> PAGEREF _Toc521460249 \h </w:instrText>
            </w:r>
            <w:r w:rsidR="0000359E">
              <w:rPr>
                <w:noProof/>
                <w:webHidden/>
              </w:rPr>
            </w:r>
            <w:r w:rsidR="0000359E">
              <w:rPr>
                <w:noProof/>
                <w:webHidden/>
              </w:rPr>
              <w:fldChar w:fldCharType="separate"/>
            </w:r>
            <w:r w:rsidR="0000359E">
              <w:rPr>
                <w:noProof/>
                <w:webHidden/>
              </w:rPr>
              <w:t>4</w:t>
            </w:r>
            <w:r w:rsidR="0000359E">
              <w:rPr>
                <w:noProof/>
                <w:webHidden/>
              </w:rPr>
              <w:fldChar w:fldCharType="end"/>
            </w:r>
          </w:hyperlink>
        </w:p>
        <w:p w14:paraId="210CFFF1" w14:textId="77777777" w:rsidR="0000359E" w:rsidRDefault="002C0FF5">
          <w:pPr>
            <w:pStyle w:val="TOC2"/>
            <w:tabs>
              <w:tab w:val="right" w:leader="dot" w:pos="9350"/>
            </w:tabs>
            <w:rPr>
              <w:rFonts w:cstheme="minorBidi"/>
              <w:noProof/>
            </w:rPr>
          </w:pPr>
          <w:hyperlink w:anchor="_Toc521460250" w:history="1">
            <w:r w:rsidR="0000359E" w:rsidRPr="0080466C">
              <w:rPr>
                <w:rStyle w:val="Hyperlink"/>
                <w:noProof/>
              </w:rPr>
              <w:t>User Interface</w:t>
            </w:r>
            <w:r w:rsidR="0000359E">
              <w:rPr>
                <w:noProof/>
                <w:webHidden/>
              </w:rPr>
              <w:tab/>
            </w:r>
            <w:r w:rsidR="0000359E">
              <w:rPr>
                <w:noProof/>
                <w:webHidden/>
              </w:rPr>
              <w:fldChar w:fldCharType="begin"/>
            </w:r>
            <w:r w:rsidR="0000359E">
              <w:rPr>
                <w:noProof/>
                <w:webHidden/>
              </w:rPr>
              <w:instrText xml:space="preserve"> PAGEREF _Toc521460250 \h </w:instrText>
            </w:r>
            <w:r w:rsidR="0000359E">
              <w:rPr>
                <w:noProof/>
                <w:webHidden/>
              </w:rPr>
            </w:r>
            <w:r w:rsidR="0000359E">
              <w:rPr>
                <w:noProof/>
                <w:webHidden/>
              </w:rPr>
              <w:fldChar w:fldCharType="separate"/>
            </w:r>
            <w:r w:rsidR="0000359E">
              <w:rPr>
                <w:noProof/>
                <w:webHidden/>
              </w:rPr>
              <w:t>5</w:t>
            </w:r>
            <w:r w:rsidR="0000359E">
              <w:rPr>
                <w:noProof/>
                <w:webHidden/>
              </w:rPr>
              <w:fldChar w:fldCharType="end"/>
            </w:r>
          </w:hyperlink>
        </w:p>
        <w:p w14:paraId="0AC380C5" w14:textId="77777777" w:rsidR="0000359E" w:rsidRDefault="002C0FF5">
          <w:pPr>
            <w:pStyle w:val="TOC3"/>
            <w:tabs>
              <w:tab w:val="right" w:leader="dot" w:pos="9350"/>
            </w:tabs>
            <w:rPr>
              <w:noProof/>
              <w:lang w:eastAsia="en-US"/>
            </w:rPr>
          </w:pPr>
          <w:hyperlink w:anchor="_Toc521460251" w:history="1">
            <w:r w:rsidR="0000359E" w:rsidRPr="0080466C">
              <w:rPr>
                <w:rStyle w:val="Hyperlink"/>
                <w:noProof/>
              </w:rPr>
              <w:t>Country</w:t>
            </w:r>
            <w:r w:rsidR="0000359E">
              <w:rPr>
                <w:noProof/>
                <w:webHidden/>
              </w:rPr>
              <w:tab/>
            </w:r>
            <w:r w:rsidR="0000359E">
              <w:rPr>
                <w:noProof/>
                <w:webHidden/>
              </w:rPr>
              <w:fldChar w:fldCharType="begin"/>
            </w:r>
            <w:r w:rsidR="0000359E">
              <w:rPr>
                <w:noProof/>
                <w:webHidden/>
              </w:rPr>
              <w:instrText xml:space="preserve"> PAGEREF _Toc521460251 \h </w:instrText>
            </w:r>
            <w:r w:rsidR="0000359E">
              <w:rPr>
                <w:noProof/>
                <w:webHidden/>
              </w:rPr>
            </w:r>
            <w:r w:rsidR="0000359E">
              <w:rPr>
                <w:noProof/>
                <w:webHidden/>
              </w:rPr>
              <w:fldChar w:fldCharType="separate"/>
            </w:r>
            <w:r w:rsidR="0000359E">
              <w:rPr>
                <w:noProof/>
                <w:webHidden/>
              </w:rPr>
              <w:t>5</w:t>
            </w:r>
            <w:r w:rsidR="0000359E">
              <w:rPr>
                <w:noProof/>
                <w:webHidden/>
              </w:rPr>
              <w:fldChar w:fldCharType="end"/>
            </w:r>
          </w:hyperlink>
        </w:p>
        <w:p w14:paraId="092FAC3C" w14:textId="77777777" w:rsidR="0000359E" w:rsidRDefault="002C0FF5">
          <w:pPr>
            <w:pStyle w:val="TOC3"/>
            <w:tabs>
              <w:tab w:val="right" w:leader="dot" w:pos="9350"/>
            </w:tabs>
            <w:rPr>
              <w:noProof/>
              <w:lang w:eastAsia="en-US"/>
            </w:rPr>
          </w:pPr>
          <w:hyperlink w:anchor="_Toc521460252" w:history="1">
            <w:r w:rsidR="0000359E" w:rsidRPr="0080466C">
              <w:rPr>
                <w:rStyle w:val="Hyperlink"/>
                <w:noProof/>
              </w:rPr>
              <w:t>Client Names</w:t>
            </w:r>
            <w:r w:rsidR="0000359E">
              <w:rPr>
                <w:noProof/>
                <w:webHidden/>
              </w:rPr>
              <w:tab/>
            </w:r>
            <w:r w:rsidR="0000359E">
              <w:rPr>
                <w:noProof/>
                <w:webHidden/>
              </w:rPr>
              <w:fldChar w:fldCharType="begin"/>
            </w:r>
            <w:r w:rsidR="0000359E">
              <w:rPr>
                <w:noProof/>
                <w:webHidden/>
              </w:rPr>
              <w:instrText xml:space="preserve"> PAGEREF _Toc521460252 \h </w:instrText>
            </w:r>
            <w:r w:rsidR="0000359E">
              <w:rPr>
                <w:noProof/>
                <w:webHidden/>
              </w:rPr>
            </w:r>
            <w:r w:rsidR="0000359E">
              <w:rPr>
                <w:noProof/>
                <w:webHidden/>
              </w:rPr>
              <w:fldChar w:fldCharType="separate"/>
            </w:r>
            <w:r w:rsidR="0000359E">
              <w:rPr>
                <w:noProof/>
                <w:webHidden/>
              </w:rPr>
              <w:t>6</w:t>
            </w:r>
            <w:r w:rsidR="0000359E">
              <w:rPr>
                <w:noProof/>
                <w:webHidden/>
              </w:rPr>
              <w:fldChar w:fldCharType="end"/>
            </w:r>
          </w:hyperlink>
        </w:p>
        <w:p w14:paraId="04EF22C9" w14:textId="77777777" w:rsidR="0000359E" w:rsidRDefault="002C0FF5">
          <w:pPr>
            <w:pStyle w:val="TOC3"/>
            <w:tabs>
              <w:tab w:val="right" w:leader="dot" w:pos="9350"/>
            </w:tabs>
            <w:rPr>
              <w:noProof/>
              <w:lang w:eastAsia="en-US"/>
            </w:rPr>
          </w:pPr>
          <w:hyperlink w:anchor="_Toc521460253" w:history="1">
            <w:r w:rsidR="0000359E" w:rsidRPr="0080466C">
              <w:rPr>
                <w:rStyle w:val="Hyperlink"/>
                <w:noProof/>
              </w:rPr>
              <w:t>Anniversary</w:t>
            </w:r>
            <w:r w:rsidR="0000359E">
              <w:rPr>
                <w:noProof/>
                <w:webHidden/>
              </w:rPr>
              <w:tab/>
            </w:r>
            <w:r w:rsidR="0000359E">
              <w:rPr>
                <w:noProof/>
                <w:webHidden/>
              </w:rPr>
              <w:fldChar w:fldCharType="begin"/>
            </w:r>
            <w:r w:rsidR="0000359E">
              <w:rPr>
                <w:noProof/>
                <w:webHidden/>
              </w:rPr>
              <w:instrText xml:space="preserve"> PAGEREF _Toc521460253 \h </w:instrText>
            </w:r>
            <w:r w:rsidR="0000359E">
              <w:rPr>
                <w:noProof/>
                <w:webHidden/>
              </w:rPr>
            </w:r>
            <w:r w:rsidR="0000359E">
              <w:rPr>
                <w:noProof/>
                <w:webHidden/>
              </w:rPr>
              <w:fldChar w:fldCharType="separate"/>
            </w:r>
            <w:r w:rsidR="0000359E">
              <w:rPr>
                <w:noProof/>
                <w:webHidden/>
              </w:rPr>
              <w:t>6</w:t>
            </w:r>
            <w:r w:rsidR="0000359E">
              <w:rPr>
                <w:noProof/>
                <w:webHidden/>
              </w:rPr>
              <w:fldChar w:fldCharType="end"/>
            </w:r>
          </w:hyperlink>
        </w:p>
        <w:p w14:paraId="65163A35" w14:textId="77777777" w:rsidR="0000359E" w:rsidRDefault="002C0FF5">
          <w:pPr>
            <w:pStyle w:val="TOC3"/>
            <w:tabs>
              <w:tab w:val="right" w:leader="dot" w:pos="9350"/>
            </w:tabs>
            <w:rPr>
              <w:noProof/>
              <w:lang w:eastAsia="en-US"/>
            </w:rPr>
          </w:pPr>
          <w:hyperlink w:anchor="_Toc521460254" w:history="1">
            <w:r w:rsidR="0000359E" w:rsidRPr="0080466C">
              <w:rPr>
                <w:rStyle w:val="Hyperlink"/>
                <w:noProof/>
              </w:rPr>
              <w:t>Tiered</w:t>
            </w:r>
            <w:r w:rsidR="0000359E">
              <w:rPr>
                <w:noProof/>
                <w:webHidden/>
              </w:rPr>
              <w:tab/>
            </w:r>
            <w:r w:rsidR="0000359E">
              <w:rPr>
                <w:noProof/>
                <w:webHidden/>
              </w:rPr>
              <w:fldChar w:fldCharType="begin"/>
            </w:r>
            <w:r w:rsidR="0000359E">
              <w:rPr>
                <w:noProof/>
                <w:webHidden/>
              </w:rPr>
              <w:instrText xml:space="preserve"> PAGEREF _Toc521460254 \h </w:instrText>
            </w:r>
            <w:r w:rsidR="0000359E">
              <w:rPr>
                <w:noProof/>
                <w:webHidden/>
              </w:rPr>
            </w:r>
            <w:r w:rsidR="0000359E">
              <w:rPr>
                <w:noProof/>
                <w:webHidden/>
              </w:rPr>
              <w:fldChar w:fldCharType="separate"/>
            </w:r>
            <w:r w:rsidR="0000359E">
              <w:rPr>
                <w:noProof/>
                <w:webHidden/>
              </w:rPr>
              <w:t>6</w:t>
            </w:r>
            <w:r w:rsidR="0000359E">
              <w:rPr>
                <w:noProof/>
                <w:webHidden/>
              </w:rPr>
              <w:fldChar w:fldCharType="end"/>
            </w:r>
          </w:hyperlink>
        </w:p>
        <w:p w14:paraId="20C3DE25" w14:textId="77777777" w:rsidR="0000359E" w:rsidRDefault="002C0FF5">
          <w:pPr>
            <w:pStyle w:val="TOC3"/>
            <w:tabs>
              <w:tab w:val="right" w:leader="dot" w:pos="9350"/>
            </w:tabs>
            <w:rPr>
              <w:noProof/>
              <w:lang w:eastAsia="en-US"/>
            </w:rPr>
          </w:pPr>
          <w:hyperlink w:anchor="_Toc521460255" w:history="1">
            <w:r w:rsidR="0000359E" w:rsidRPr="0080466C">
              <w:rPr>
                <w:rStyle w:val="Hyperlink"/>
                <w:noProof/>
              </w:rPr>
              <w:t>Commission Structure</w:t>
            </w:r>
            <w:r w:rsidR="0000359E">
              <w:rPr>
                <w:noProof/>
                <w:webHidden/>
              </w:rPr>
              <w:tab/>
            </w:r>
            <w:r w:rsidR="0000359E">
              <w:rPr>
                <w:noProof/>
                <w:webHidden/>
              </w:rPr>
              <w:fldChar w:fldCharType="begin"/>
            </w:r>
            <w:r w:rsidR="0000359E">
              <w:rPr>
                <w:noProof/>
                <w:webHidden/>
              </w:rPr>
              <w:instrText xml:space="preserve"> PAGEREF _Toc521460255 \h </w:instrText>
            </w:r>
            <w:r w:rsidR="0000359E">
              <w:rPr>
                <w:noProof/>
                <w:webHidden/>
              </w:rPr>
            </w:r>
            <w:r w:rsidR="0000359E">
              <w:rPr>
                <w:noProof/>
                <w:webHidden/>
              </w:rPr>
              <w:fldChar w:fldCharType="separate"/>
            </w:r>
            <w:r w:rsidR="0000359E">
              <w:rPr>
                <w:noProof/>
                <w:webHidden/>
              </w:rPr>
              <w:t>7</w:t>
            </w:r>
            <w:r w:rsidR="0000359E">
              <w:rPr>
                <w:noProof/>
                <w:webHidden/>
              </w:rPr>
              <w:fldChar w:fldCharType="end"/>
            </w:r>
          </w:hyperlink>
        </w:p>
        <w:p w14:paraId="152DF195" w14:textId="77777777" w:rsidR="0000359E" w:rsidRDefault="002C0FF5">
          <w:pPr>
            <w:pStyle w:val="TOC3"/>
            <w:tabs>
              <w:tab w:val="right" w:leader="dot" w:pos="9350"/>
            </w:tabs>
            <w:rPr>
              <w:noProof/>
              <w:lang w:eastAsia="en-US"/>
            </w:rPr>
          </w:pPr>
          <w:hyperlink w:anchor="_Toc521460256" w:history="1">
            <w:r w:rsidR="0000359E" w:rsidRPr="0080466C">
              <w:rPr>
                <w:rStyle w:val="Hyperlink"/>
                <w:noProof/>
              </w:rPr>
              <w:t>View/Edit Rates by Qtr/Week Below:</w:t>
            </w:r>
            <w:r w:rsidR="0000359E">
              <w:rPr>
                <w:noProof/>
                <w:webHidden/>
              </w:rPr>
              <w:tab/>
            </w:r>
            <w:r w:rsidR="0000359E">
              <w:rPr>
                <w:noProof/>
                <w:webHidden/>
              </w:rPr>
              <w:fldChar w:fldCharType="begin"/>
            </w:r>
            <w:r w:rsidR="0000359E">
              <w:rPr>
                <w:noProof/>
                <w:webHidden/>
              </w:rPr>
              <w:instrText xml:space="preserve"> PAGEREF _Toc521460256 \h </w:instrText>
            </w:r>
            <w:r w:rsidR="0000359E">
              <w:rPr>
                <w:noProof/>
                <w:webHidden/>
              </w:rPr>
            </w:r>
            <w:r w:rsidR="0000359E">
              <w:rPr>
                <w:noProof/>
                <w:webHidden/>
              </w:rPr>
              <w:fldChar w:fldCharType="separate"/>
            </w:r>
            <w:r w:rsidR="0000359E">
              <w:rPr>
                <w:noProof/>
                <w:webHidden/>
              </w:rPr>
              <w:t>7</w:t>
            </w:r>
            <w:r w:rsidR="0000359E">
              <w:rPr>
                <w:noProof/>
                <w:webHidden/>
              </w:rPr>
              <w:fldChar w:fldCharType="end"/>
            </w:r>
          </w:hyperlink>
        </w:p>
        <w:p w14:paraId="1E99A730" w14:textId="77777777" w:rsidR="0000359E" w:rsidRDefault="002C0FF5">
          <w:pPr>
            <w:pStyle w:val="TOC3"/>
            <w:tabs>
              <w:tab w:val="right" w:leader="dot" w:pos="9350"/>
            </w:tabs>
            <w:rPr>
              <w:noProof/>
              <w:lang w:eastAsia="en-US"/>
            </w:rPr>
          </w:pPr>
          <w:hyperlink w:anchor="_Toc521460257" w:history="1">
            <w:r w:rsidR="0000359E" w:rsidRPr="0080466C">
              <w:rPr>
                <w:rStyle w:val="Hyperlink"/>
                <w:noProof/>
              </w:rPr>
              <w:t>Clear Week Rates</w:t>
            </w:r>
            <w:r w:rsidR="0000359E">
              <w:rPr>
                <w:noProof/>
                <w:webHidden/>
              </w:rPr>
              <w:tab/>
            </w:r>
            <w:r w:rsidR="0000359E">
              <w:rPr>
                <w:noProof/>
                <w:webHidden/>
              </w:rPr>
              <w:fldChar w:fldCharType="begin"/>
            </w:r>
            <w:r w:rsidR="0000359E">
              <w:rPr>
                <w:noProof/>
                <w:webHidden/>
              </w:rPr>
              <w:instrText xml:space="preserve"> PAGEREF _Toc521460257 \h </w:instrText>
            </w:r>
            <w:r w:rsidR="0000359E">
              <w:rPr>
                <w:noProof/>
                <w:webHidden/>
              </w:rPr>
            </w:r>
            <w:r w:rsidR="0000359E">
              <w:rPr>
                <w:noProof/>
                <w:webHidden/>
              </w:rPr>
              <w:fldChar w:fldCharType="separate"/>
            </w:r>
            <w:r w:rsidR="0000359E">
              <w:rPr>
                <w:noProof/>
                <w:webHidden/>
              </w:rPr>
              <w:t>9</w:t>
            </w:r>
            <w:r w:rsidR="0000359E">
              <w:rPr>
                <w:noProof/>
                <w:webHidden/>
              </w:rPr>
              <w:fldChar w:fldCharType="end"/>
            </w:r>
          </w:hyperlink>
        </w:p>
        <w:p w14:paraId="07AFAFE9" w14:textId="77777777" w:rsidR="0000359E" w:rsidRDefault="002C0FF5">
          <w:pPr>
            <w:pStyle w:val="TOC3"/>
            <w:tabs>
              <w:tab w:val="right" w:leader="dot" w:pos="9350"/>
            </w:tabs>
            <w:rPr>
              <w:noProof/>
              <w:lang w:eastAsia="en-US"/>
            </w:rPr>
          </w:pPr>
          <w:hyperlink w:anchor="_Toc521460258" w:history="1">
            <w:r w:rsidR="0000359E" w:rsidRPr="0080466C">
              <w:rPr>
                <w:rStyle w:val="Hyperlink"/>
                <w:noProof/>
              </w:rPr>
              <w:t>Apply Selected Value to all Weeks in Qtr</w:t>
            </w:r>
            <w:r w:rsidR="0000359E">
              <w:rPr>
                <w:noProof/>
                <w:webHidden/>
              </w:rPr>
              <w:tab/>
            </w:r>
            <w:r w:rsidR="0000359E">
              <w:rPr>
                <w:noProof/>
                <w:webHidden/>
              </w:rPr>
              <w:fldChar w:fldCharType="begin"/>
            </w:r>
            <w:r w:rsidR="0000359E">
              <w:rPr>
                <w:noProof/>
                <w:webHidden/>
              </w:rPr>
              <w:instrText xml:space="preserve"> PAGEREF _Toc521460258 \h </w:instrText>
            </w:r>
            <w:r w:rsidR="0000359E">
              <w:rPr>
                <w:noProof/>
                <w:webHidden/>
              </w:rPr>
            </w:r>
            <w:r w:rsidR="0000359E">
              <w:rPr>
                <w:noProof/>
                <w:webHidden/>
              </w:rPr>
              <w:fldChar w:fldCharType="separate"/>
            </w:r>
            <w:r w:rsidR="0000359E">
              <w:rPr>
                <w:noProof/>
                <w:webHidden/>
              </w:rPr>
              <w:t>9</w:t>
            </w:r>
            <w:r w:rsidR="0000359E">
              <w:rPr>
                <w:noProof/>
                <w:webHidden/>
              </w:rPr>
              <w:fldChar w:fldCharType="end"/>
            </w:r>
          </w:hyperlink>
        </w:p>
        <w:p w14:paraId="79FC3E74" w14:textId="77777777" w:rsidR="0000359E" w:rsidRDefault="002C0FF5">
          <w:pPr>
            <w:pStyle w:val="TOC3"/>
            <w:tabs>
              <w:tab w:val="right" w:leader="dot" w:pos="9350"/>
            </w:tabs>
            <w:rPr>
              <w:noProof/>
              <w:lang w:eastAsia="en-US"/>
            </w:rPr>
          </w:pPr>
          <w:hyperlink w:anchor="_Toc521460259" w:history="1">
            <w:r w:rsidR="0000359E" w:rsidRPr="0080466C">
              <w:rPr>
                <w:rStyle w:val="Hyperlink"/>
                <w:noProof/>
              </w:rPr>
              <w:t>On EXIT</w:t>
            </w:r>
            <w:r w:rsidR="0000359E">
              <w:rPr>
                <w:noProof/>
                <w:webHidden/>
              </w:rPr>
              <w:tab/>
            </w:r>
            <w:r w:rsidR="0000359E">
              <w:rPr>
                <w:noProof/>
                <w:webHidden/>
              </w:rPr>
              <w:fldChar w:fldCharType="begin"/>
            </w:r>
            <w:r w:rsidR="0000359E">
              <w:rPr>
                <w:noProof/>
                <w:webHidden/>
              </w:rPr>
              <w:instrText xml:space="preserve"> PAGEREF _Toc521460259 \h </w:instrText>
            </w:r>
            <w:r w:rsidR="0000359E">
              <w:rPr>
                <w:noProof/>
                <w:webHidden/>
              </w:rPr>
            </w:r>
            <w:r w:rsidR="0000359E">
              <w:rPr>
                <w:noProof/>
                <w:webHidden/>
              </w:rPr>
              <w:fldChar w:fldCharType="separate"/>
            </w:r>
            <w:r w:rsidR="0000359E">
              <w:rPr>
                <w:noProof/>
                <w:webHidden/>
              </w:rPr>
              <w:t>9</w:t>
            </w:r>
            <w:r w:rsidR="0000359E">
              <w:rPr>
                <w:noProof/>
                <w:webHidden/>
              </w:rPr>
              <w:fldChar w:fldCharType="end"/>
            </w:r>
          </w:hyperlink>
        </w:p>
        <w:p w14:paraId="5CF4ECEA" w14:textId="77777777" w:rsidR="0000359E" w:rsidRDefault="002C0FF5">
          <w:pPr>
            <w:pStyle w:val="TOC2"/>
            <w:tabs>
              <w:tab w:val="right" w:leader="dot" w:pos="9350"/>
            </w:tabs>
            <w:rPr>
              <w:rFonts w:cstheme="minorBidi"/>
              <w:noProof/>
            </w:rPr>
          </w:pPr>
          <w:hyperlink w:anchor="_Toc521460260" w:history="1">
            <w:r w:rsidR="0000359E" w:rsidRPr="0080466C">
              <w:rPr>
                <w:rStyle w:val="Hyperlink"/>
                <w:noProof/>
              </w:rPr>
              <w:t>Save</w:t>
            </w:r>
            <w:r w:rsidR="0000359E">
              <w:rPr>
                <w:noProof/>
                <w:webHidden/>
              </w:rPr>
              <w:tab/>
            </w:r>
            <w:r w:rsidR="0000359E">
              <w:rPr>
                <w:noProof/>
                <w:webHidden/>
              </w:rPr>
              <w:fldChar w:fldCharType="begin"/>
            </w:r>
            <w:r w:rsidR="0000359E">
              <w:rPr>
                <w:noProof/>
                <w:webHidden/>
              </w:rPr>
              <w:instrText xml:space="preserve"> PAGEREF _Toc521460260 \h </w:instrText>
            </w:r>
            <w:r w:rsidR="0000359E">
              <w:rPr>
                <w:noProof/>
                <w:webHidden/>
              </w:rPr>
            </w:r>
            <w:r w:rsidR="0000359E">
              <w:rPr>
                <w:noProof/>
                <w:webHidden/>
              </w:rPr>
              <w:fldChar w:fldCharType="separate"/>
            </w:r>
            <w:r w:rsidR="0000359E">
              <w:rPr>
                <w:noProof/>
                <w:webHidden/>
              </w:rPr>
              <w:t>9</w:t>
            </w:r>
            <w:r w:rsidR="0000359E">
              <w:rPr>
                <w:noProof/>
                <w:webHidden/>
              </w:rPr>
              <w:fldChar w:fldCharType="end"/>
            </w:r>
          </w:hyperlink>
        </w:p>
        <w:p w14:paraId="3B31A1C1" w14:textId="77777777" w:rsidR="0000359E" w:rsidRDefault="002C0FF5">
          <w:pPr>
            <w:pStyle w:val="TOC2"/>
            <w:tabs>
              <w:tab w:val="right" w:leader="dot" w:pos="9350"/>
            </w:tabs>
            <w:rPr>
              <w:rFonts w:cstheme="minorBidi"/>
              <w:noProof/>
            </w:rPr>
          </w:pPr>
          <w:hyperlink w:anchor="_Toc521460261" w:history="1">
            <w:r w:rsidR="0000359E" w:rsidRPr="0080466C">
              <w:rPr>
                <w:rStyle w:val="Hyperlink"/>
                <w:noProof/>
              </w:rPr>
              <w:t>Updating a Client Commission Rate</w:t>
            </w:r>
            <w:r w:rsidR="0000359E">
              <w:rPr>
                <w:noProof/>
                <w:webHidden/>
              </w:rPr>
              <w:tab/>
            </w:r>
            <w:r w:rsidR="0000359E">
              <w:rPr>
                <w:noProof/>
                <w:webHidden/>
              </w:rPr>
              <w:fldChar w:fldCharType="begin"/>
            </w:r>
            <w:r w:rsidR="0000359E">
              <w:rPr>
                <w:noProof/>
                <w:webHidden/>
              </w:rPr>
              <w:instrText xml:space="preserve"> PAGEREF _Toc521460261 \h </w:instrText>
            </w:r>
            <w:r w:rsidR="0000359E">
              <w:rPr>
                <w:noProof/>
                <w:webHidden/>
              </w:rPr>
            </w:r>
            <w:r w:rsidR="0000359E">
              <w:rPr>
                <w:noProof/>
                <w:webHidden/>
              </w:rPr>
              <w:fldChar w:fldCharType="separate"/>
            </w:r>
            <w:r w:rsidR="0000359E">
              <w:rPr>
                <w:noProof/>
                <w:webHidden/>
              </w:rPr>
              <w:t>10</w:t>
            </w:r>
            <w:r w:rsidR="0000359E">
              <w:rPr>
                <w:noProof/>
                <w:webHidden/>
              </w:rPr>
              <w:fldChar w:fldCharType="end"/>
            </w:r>
          </w:hyperlink>
        </w:p>
        <w:p w14:paraId="7A172D4B" w14:textId="77777777" w:rsidR="0000359E" w:rsidRDefault="002C0FF5">
          <w:pPr>
            <w:pStyle w:val="TOC2"/>
            <w:tabs>
              <w:tab w:val="right" w:leader="dot" w:pos="9350"/>
            </w:tabs>
            <w:rPr>
              <w:rFonts w:cstheme="minorBidi"/>
              <w:noProof/>
            </w:rPr>
          </w:pPr>
          <w:hyperlink w:anchor="_Toc521460262" w:history="1">
            <w:r w:rsidR="0000359E" w:rsidRPr="0080466C">
              <w:rPr>
                <w:rStyle w:val="Hyperlink"/>
                <w:noProof/>
              </w:rPr>
              <w:t>Deleting a Client Commission Rate</w:t>
            </w:r>
            <w:r w:rsidR="0000359E">
              <w:rPr>
                <w:noProof/>
                <w:webHidden/>
              </w:rPr>
              <w:tab/>
            </w:r>
            <w:r w:rsidR="0000359E">
              <w:rPr>
                <w:noProof/>
                <w:webHidden/>
              </w:rPr>
              <w:fldChar w:fldCharType="begin"/>
            </w:r>
            <w:r w:rsidR="0000359E">
              <w:rPr>
                <w:noProof/>
                <w:webHidden/>
              </w:rPr>
              <w:instrText xml:space="preserve"> PAGEREF _Toc521460262 \h </w:instrText>
            </w:r>
            <w:r w:rsidR="0000359E">
              <w:rPr>
                <w:noProof/>
                <w:webHidden/>
              </w:rPr>
            </w:r>
            <w:r w:rsidR="0000359E">
              <w:rPr>
                <w:noProof/>
                <w:webHidden/>
              </w:rPr>
              <w:fldChar w:fldCharType="separate"/>
            </w:r>
            <w:r w:rsidR="0000359E">
              <w:rPr>
                <w:noProof/>
                <w:webHidden/>
              </w:rPr>
              <w:t>10</w:t>
            </w:r>
            <w:r w:rsidR="0000359E">
              <w:rPr>
                <w:noProof/>
                <w:webHidden/>
              </w:rPr>
              <w:fldChar w:fldCharType="end"/>
            </w:r>
          </w:hyperlink>
        </w:p>
        <w:p w14:paraId="6631A1B0" w14:textId="77777777" w:rsidR="0000359E" w:rsidRDefault="002C0FF5">
          <w:pPr>
            <w:pStyle w:val="TOC1"/>
            <w:tabs>
              <w:tab w:val="right" w:leader="dot" w:pos="9350"/>
            </w:tabs>
            <w:rPr>
              <w:noProof/>
              <w:lang w:eastAsia="en-US"/>
            </w:rPr>
          </w:pPr>
          <w:hyperlink w:anchor="_Toc521460263" w:history="1">
            <w:r w:rsidR="0000359E" w:rsidRPr="0080466C">
              <w:rPr>
                <w:rStyle w:val="Hyperlink"/>
                <w:noProof/>
              </w:rPr>
              <w:t>Log Export</w:t>
            </w:r>
            <w:r w:rsidR="0000359E">
              <w:rPr>
                <w:noProof/>
                <w:webHidden/>
              </w:rPr>
              <w:tab/>
            </w:r>
            <w:r w:rsidR="0000359E">
              <w:rPr>
                <w:noProof/>
                <w:webHidden/>
              </w:rPr>
              <w:fldChar w:fldCharType="begin"/>
            </w:r>
            <w:r w:rsidR="0000359E">
              <w:rPr>
                <w:noProof/>
                <w:webHidden/>
              </w:rPr>
              <w:instrText xml:space="preserve"> PAGEREF _Toc521460263 \h </w:instrText>
            </w:r>
            <w:r w:rsidR="0000359E">
              <w:rPr>
                <w:noProof/>
                <w:webHidden/>
              </w:rPr>
            </w:r>
            <w:r w:rsidR="0000359E">
              <w:rPr>
                <w:noProof/>
                <w:webHidden/>
              </w:rPr>
              <w:fldChar w:fldCharType="separate"/>
            </w:r>
            <w:r w:rsidR="0000359E">
              <w:rPr>
                <w:noProof/>
                <w:webHidden/>
              </w:rPr>
              <w:t>10</w:t>
            </w:r>
            <w:r w:rsidR="0000359E">
              <w:rPr>
                <w:noProof/>
                <w:webHidden/>
              </w:rPr>
              <w:fldChar w:fldCharType="end"/>
            </w:r>
          </w:hyperlink>
        </w:p>
        <w:p w14:paraId="1914B821" w14:textId="77777777" w:rsidR="0000359E" w:rsidRDefault="002C0FF5">
          <w:pPr>
            <w:pStyle w:val="TOC2"/>
            <w:tabs>
              <w:tab w:val="right" w:leader="dot" w:pos="9350"/>
            </w:tabs>
            <w:rPr>
              <w:rFonts w:cstheme="minorBidi"/>
              <w:noProof/>
            </w:rPr>
          </w:pPr>
          <w:hyperlink w:anchor="_Toc521460264" w:history="1">
            <w:r w:rsidR="0000359E" w:rsidRPr="0080466C">
              <w:rPr>
                <w:rStyle w:val="Hyperlink"/>
                <w:noProof/>
              </w:rPr>
              <w:t>Permissions</w:t>
            </w:r>
            <w:r w:rsidR="0000359E">
              <w:rPr>
                <w:noProof/>
                <w:webHidden/>
              </w:rPr>
              <w:tab/>
            </w:r>
            <w:r w:rsidR="0000359E">
              <w:rPr>
                <w:noProof/>
                <w:webHidden/>
              </w:rPr>
              <w:fldChar w:fldCharType="begin"/>
            </w:r>
            <w:r w:rsidR="0000359E">
              <w:rPr>
                <w:noProof/>
                <w:webHidden/>
              </w:rPr>
              <w:instrText xml:space="preserve"> PAGEREF _Toc521460264 \h </w:instrText>
            </w:r>
            <w:r w:rsidR="0000359E">
              <w:rPr>
                <w:noProof/>
                <w:webHidden/>
              </w:rPr>
            </w:r>
            <w:r w:rsidR="0000359E">
              <w:rPr>
                <w:noProof/>
                <w:webHidden/>
              </w:rPr>
              <w:fldChar w:fldCharType="separate"/>
            </w:r>
            <w:r w:rsidR="0000359E">
              <w:rPr>
                <w:noProof/>
                <w:webHidden/>
              </w:rPr>
              <w:t>10</w:t>
            </w:r>
            <w:r w:rsidR="0000359E">
              <w:rPr>
                <w:noProof/>
                <w:webHidden/>
              </w:rPr>
              <w:fldChar w:fldCharType="end"/>
            </w:r>
          </w:hyperlink>
        </w:p>
        <w:p w14:paraId="4AE87FA3" w14:textId="77777777" w:rsidR="0000359E" w:rsidRDefault="002C0FF5">
          <w:pPr>
            <w:pStyle w:val="TOC2"/>
            <w:tabs>
              <w:tab w:val="right" w:leader="dot" w:pos="9350"/>
            </w:tabs>
            <w:rPr>
              <w:rFonts w:cstheme="minorBidi"/>
              <w:noProof/>
            </w:rPr>
          </w:pPr>
          <w:hyperlink w:anchor="_Toc521460265" w:history="1">
            <w:r w:rsidR="0000359E" w:rsidRPr="0080466C">
              <w:rPr>
                <w:rStyle w:val="Hyperlink"/>
                <w:noProof/>
              </w:rPr>
              <w:t>User Interface</w:t>
            </w:r>
            <w:r w:rsidR="0000359E">
              <w:rPr>
                <w:noProof/>
                <w:webHidden/>
              </w:rPr>
              <w:tab/>
            </w:r>
            <w:r w:rsidR="0000359E">
              <w:rPr>
                <w:noProof/>
                <w:webHidden/>
              </w:rPr>
              <w:fldChar w:fldCharType="begin"/>
            </w:r>
            <w:r w:rsidR="0000359E">
              <w:rPr>
                <w:noProof/>
                <w:webHidden/>
              </w:rPr>
              <w:instrText xml:space="preserve"> PAGEREF _Toc521460265 \h </w:instrText>
            </w:r>
            <w:r w:rsidR="0000359E">
              <w:rPr>
                <w:noProof/>
                <w:webHidden/>
              </w:rPr>
            </w:r>
            <w:r w:rsidR="0000359E">
              <w:rPr>
                <w:noProof/>
                <w:webHidden/>
              </w:rPr>
              <w:fldChar w:fldCharType="separate"/>
            </w:r>
            <w:r w:rsidR="0000359E">
              <w:rPr>
                <w:noProof/>
                <w:webHidden/>
              </w:rPr>
              <w:t>10</w:t>
            </w:r>
            <w:r w:rsidR="0000359E">
              <w:rPr>
                <w:noProof/>
                <w:webHidden/>
              </w:rPr>
              <w:fldChar w:fldCharType="end"/>
            </w:r>
          </w:hyperlink>
        </w:p>
        <w:p w14:paraId="54756C27" w14:textId="77777777" w:rsidR="0000359E" w:rsidRDefault="002C0FF5">
          <w:pPr>
            <w:pStyle w:val="TOC3"/>
            <w:tabs>
              <w:tab w:val="right" w:leader="dot" w:pos="9350"/>
            </w:tabs>
            <w:rPr>
              <w:noProof/>
              <w:lang w:eastAsia="en-US"/>
            </w:rPr>
          </w:pPr>
          <w:hyperlink w:anchor="_Toc521460266" w:history="1">
            <w:r w:rsidR="0000359E" w:rsidRPr="0080466C">
              <w:rPr>
                <w:rStyle w:val="Hyperlink"/>
                <w:noProof/>
              </w:rPr>
              <w:t>Country</w:t>
            </w:r>
            <w:r w:rsidR="0000359E">
              <w:rPr>
                <w:noProof/>
                <w:webHidden/>
              </w:rPr>
              <w:tab/>
            </w:r>
            <w:r w:rsidR="0000359E">
              <w:rPr>
                <w:noProof/>
                <w:webHidden/>
              </w:rPr>
              <w:fldChar w:fldCharType="begin"/>
            </w:r>
            <w:r w:rsidR="0000359E">
              <w:rPr>
                <w:noProof/>
                <w:webHidden/>
              </w:rPr>
              <w:instrText xml:space="preserve"> PAGEREF _Toc521460266 \h </w:instrText>
            </w:r>
            <w:r w:rsidR="0000359E">
              <w:rPr>
                <w:noProof/>
                <w:webHidden/>
              </w:rPr>
            </w:r>
            <w:r w:rsidR="0000359E">
              <w:rPr>
                <w:noProof/>
                <w:webHidden/>
              </w:rPr>
              <w:fldChar w:fldCharType="separate"/>
            </w:r>
            <w:r w:rsidR="0000359E">
              <w:rPr>
                <w:noProof/>
                <w:webHidden/>
              </w:rPr>
              <w:t>11</w:t>
            </w:r>
            <w:r w:rsidR="0000359E">
              <w:rPr>
                <w:noProof/>
                <w:webHidden/>
              </w:rPr>
              <w:fldChar w:fldCharType="end"/>
            </w:r>
          </w:hyperlink>
        </w:p>
        <w:p w14:paraId="37C2E923" w14:textId="77777777" w:rsidR="0000359E" w:rsidRDefault="002C0FF5">
          <w:pPr>
            <w:pStyle w:val="TOC3"/>
            <w:tabs>
              <w:tab w:val="right" w:leader="dot" w:pos="9350"/>
            </w:tabs>
            <w:rPr>
              <w:noProof/>
              <w:lang w:eastAsia="en-US"/>
            </w:rPr>
          </w:pPr>
          <w:hyperlink w:anchor="_Toc521460267" w:history="1">
            <w:r w:rsidR="0000359E" w:rsidRPr="0080466C">
              <w:rPr>
                <w:rStyle w:val="Hyperlink"/>
                <w:noProof/>
              </w:rPr>
              <w:t>Client Name</w:t>
            </w:r>
            <w:r w:rsidR="0000359E">
              <w:rPr>
                <w:noProof/>
                <w:webHidden/>
              </w:rPr>
              <w:tab/>
            </w:r>
            <w:r w:rsidR="0000359E">
              <w:rPr>
                <w:noProof/>
                <w:webHidden/>
              </w:rPr>
              <w:fldChar w:fldCharType="begin"/>
            </w:r>
            <w:r w:rsidR="0000359E">
              <w:rPr>
                <w:noProof/>
                <w:webHidden/>
              </w:rPr>
              <w:instrText xml:space="preserve"> PAGEREF _Toc521460267 \h </w:instrText>
            </w:r>
            <w:r w:rsidR="0000359E">
              <w:rPr>
                <w:noProof/>
                <w:webHidden/>
              </w:rPr>
            </w:r>
            <w:r w:rsidR="0000359E">
              <w:rPr>
                <w:noProof/>
                <w:webHidden/>
              </w:rPr>
              <w:fldChar w:fldCharType="separate"/>
            </w:r>
            <w:r w:rsidR="0000359E">
              <w:rPr>
                <w:noProof/>
                <w:webHidden/>
              </w:rPr>
              <w:t>11</w:t>
            </w:r>
            <w:r w:rsidR="0000359E">
              <w:rPr>
                <w:noProof/>
                <w:webHidden/>
              </w:rPr>
              <w:fldChar w:fldCharType="end"/>
            </w:r>
          </w:hyperlink>
        </w:p>
        <w:p w14:paraId="4B76BCCE" w14:textId="77777777" w:rsidR="0000359E" w:rsidRDefault="002C0FF5">
          <w:pPr>
            <w:pStyle w:val="TOC3"/>
            <w:tabs>
              <w:tab w:val="right" w:leader="dot" w:pos="9350"/>
            </w:tabs>
            <w:rPr>
              <w:noProof/>
              <w:lang w:eastAsia="en-US"/>
            </w:rPr>
          </w:pPr>
          <w:hyperlink w:anchor="_Toc521460268" w:history="1">
            <w:r w:rsidR="0000359E" w:rsidRPr="0080466C">
              <w:rPr>
                <w:rStyle w:val="Hyperlink"/>
                <w:noProof/>
              </w:rPr>
              <w:t>Network Name</w:t>
            </w:r>
            <w:r w:rsidR="0000359E">
              <w:rPr>
                <w:noProof/>
                <w:webHidden/>
              </w:rPr>
              <w:tab/>
            </w:r>
            <w:r w:rsidR="0000359E">
              <w:rPr>
                <w:noProof/>
                <w:webHidden/>
              </w:rPr>
              <w:fldChar w:fldCharType="begin"/>
            </w:r>
            <w:r w:rsidR="0000359E">
              <w:rPr>
                <w:noProof/>
                <w:webHidden/>
              </w:rPr>
              <w:instrText xml:space="preserve"> PAGEREF _Toc521460268 \h </w:instrText>
            </w:r>
            <w:r w:rsidR="0000359E">
              <w:rPr>
                <w:noProof/>
                <w:webHidden/>
              </w:rPr>
            </w:r>
            <w:r w:rsidR="0000359E">
              <w:rPr>
                <w:noProof/>
                <w:webHidden/>
              </w:rPr>
              <w:fldChar w:fldCharType="separate"/>
            </w:r>
            <w:r w:rsidR="0000359E">
              <w:rPr>
                <w:noProof/>
                <w:webHidden/>
              </w:rPr>
              <w:t>11</w:t>
            </w:r>
            <w:r w:rsidR="0000359E">
              <w:rPr>
                <w:noProof/>
                <w:webHidden/>
              </w:rPr>
              <w:fldChar w:fldCharType="end"/>
            </w:r>
          </w:hyperlink>
        </w:p>
        <w:p w14:paraId="2536038E" w14:textId="77777777" w:rsidR="0000359E" w:rsidRDefault="002C0FF5">
          <w:pPr>
            <w:pStyle w:val="TOC3"/>
            <w:tabs>
              <w:tab w:val="right" w:leader="dot" w:pos="9350"/>
            </w:tabs>
            <w:rPr>
              <w:noProof/>
              <w:lang w:eastAsia="en-US"/>
            </w:rPr>
          </w:pPr>
          <w:hyperlink w:anchor="_Toc521460269" w:history="1">
            <w:r w:rsidR="0000359E" w:rsidRPr="0080466C">
              <w:rPr>
                <w:rStyle w:val="Hyperlink"/>
                <w:noProof/>
              </w:rPr>
              <w:t>Plan Year Type</w:t>
            </w:r>
            <w:r w:rsidR="0000359E">
              <w:rPr>
                <w:noProof/>
                <w:webHidden/>
              </w:rPr>
              <w:tab/>
            </w:r>
            <w:r w:rsidR="0000359E">
              <w:rPr>
                <w:noProof/>
                <w:webHidden/>
              </w:rPr>
              <w:fldChar w:fldCharType="begin"/>
            </w:r>
            <w:r w:rsidR="0000359E">
              <w:rPr>
                <w:noProof/>
                <w:webHidden/>
              </w:rPr>
              <w:instrText xml:space="preserve"> PAGEREF _Toc521460269 \h </w:instrText>
            </w:r>
            <w:r w:rsidR="0000359E">
              <w:rPr>
                <w:noProof/>
                <w:webHidden/>
              </w:rPr>
            </w:r>
            <w:r w:rsidR="0000359E">
              <w:rPr>
                <w:noProof/>
                <w:webHidden/>
              </w:rPr>
              <w:fldChar w:fldCharType="separate"/>
            </w:r>
            <w:r w:rsidR="0000359E">
              <w:rPr>
                <w:noProof/>
                <w:webHidden/>
              </w:rPr>
              <w:t>11</w:t>
            </w:r>
            <w:r w:rsidR="0000359E">
              <w:rPr>
                <w:noProof/>
                <w:webHidden/>
              </w:rPr>
              <w:fldChar w:fldCharType="end"/>
            </w:r>
          </w:hyperlink>
        </w:p>
        <w:p w14:paraId="24331476" w14:textId="77777777" w:rsidR="0000359E" w:rsidRDefault="002C0FF5">
          <w:pPr>
            <w:pStyle w:val="TOC3"/>
            <w:tabs>
              <w:tab w:val="right" w:leader="dot" w:pos="9350"/>
            </w:tabs>
            <w:rPr>
              <w:noProof/>
              <w:lang w:eastAsia="en-US"/>
            </w:rPr>
          </w:pPr>
          <w:hyperlink w:anchor="_Toc521460270" w:history="1">
            <w:r w:rsidR="0000359E" w:rsidRPr="0080466C">
              <w:rPr>
                <w:rStyle w:val="Hyperlink"/>
                <w:noProof/>
              </w:rPr>
              <w:t>Plan Year</w:t>
            </w:r>
            <w:r w:rsidR="0000359E">
              <w:rPr>
                <w:noProof/>
                <w:webHidden/>
              </w:rPr>
              <w:tab/>
            </w:r>
            <w:r w:rsidR="0000359E">
              <w:rPr>
                <w:noProof/>
                <w:webHidden/>
              </w:rPr>
              <w:fldChar w:fldCharType="begin"/>
            </w:r>
            <w:r w:rsidR="0000359E">
              <w:rPr>
                <w:noProof/>
                <w:webHidden/>
              </w:rPr>
              <w:instrText xml:space="preserve"> PAGEREF _Toc521460270 \h </w:instrText>
            </w:r>
            <w:r w:rsidR="0000359E">
              <w:rPr>
                <w:noProof/>
                <w:webHidden/>
              </w:rPr>
            </w:r>
            <w:r w:rsidR="0000359E">
              <w:rPr>
                <w:noProof/>
                <w:webHidden/>
              </w:rPr>
              <w:fldChar w:fldCharType="separate"/>
            </w:r>
            <w:r w:rsidR="0000359E">
              <w:rPr>
                <w:noProof/>
                <w:webHidden/>
              </w:rPr>
              <w:t>12</w:t>
            </w:r>
            <w:r w:rsidR="0000359E">
              <w:rPr>
                <w:noProof/>
                <w:webHidden/>
              </w:rPr>
              <w:fldChar w:fldCharType="end"/>
            </w:r>
          </w:hyperlink>
        </w:p>
        <w:p w14:paraId="56A4BD58" w14:textId="77777777" w:rsidR="0000359E" w:rsidRDefault="002C0FF5">
          <w:pPr>
            <w:pStyle w:val="TOC3"/>
            <w:tabs>
              <w:tab w:val="right" w:leader="dot" w:pos="9350"/>
            </w:tabs>
            <w:rPr>
              <w:noProof/>
              <w:lang w:eastAsia="en-US"/>
            </w:rPr>
          </w:pPr>
          <w:hyperlink w:anchor="_Toc521460271" w:history="1">
            <w:r w:rsidR="0000359E" w:rsidRPr="0080466C">
              <w:rPr>
                <w:rStyle w:val="Hyperlink"/>
                <w:noProof/>
              </w:rPr>
              <w:t>Month</w:t>
            </w:r>
            <w:r w:rsidR="0000359E">
              <w:rPr>
                <w:noProof/>
                <w:webHidden/>
              </w:rPr>
              <w:tab/>
            </w:r>
            <w:r w:rsidR="0000359E">
              <w:rPr>
                <w:noProof/>
                <w:webHidden/>
              </w:rPr>
              <w:fldChar w:fldCharType="begin"/>
            </w:r>
            <w:r w:rsidR="0000359E">
              <w:rPr>
                <w:noProof/>
                <w:webHidden/>
              </w:rPr>
              <w:instrText xml:space="preserve"> PAGEREF _Toc521460271 \h </w:instrText>
            </w:r>
            <w:r w:rsidR="0000359E">
              <w:rPr>
                <w:noProof/>
                <w:webHidden/>
              </w:rPr>
            </w:r>
            <w:r w:rsidR="0000359E">
              <w:rPr>
                <w:noProof/>
                <w:webHidden/>
              </w:rPr>
              <w:fldChar w:fldCharType="separate"/>
            </w:r>
            <w:r w:rsidR="0000359E">
              <w:rPr>
                <w:noProof/>
                <w:webHidden/>
              </w:rPr>
              <w:t>12</w:t>
            </w:r>
            <w:r w:rsidR="0000359E">
              <w:rPr>
                <w:noProof/>
                <w:webHidden/>
              </w:rPr>
              <w:fldChar w:fldCharType="end"/>
            </w:r>
          </w:hyperlink>
        </w:p>
        <w:p w14:paraId="0900C7F1" w14:textId="77777777" w:rsidR="0000359E" w:rsidRDefault="002C0FF5">
          <w:pPr>
            <w:pStyle w:val="TOC3"/>
            <w:tabs>
              <w:tab w:val="right" w:leader="dot" w:pos="9350"/>
            </w:tabs>
            <w:rPr>
              <w:noProof/>
              <w:lang w:eastAsia="en-US"/>
            </w:rPr>
          </w:pPr>
          <w:hyperlink w:anchor="_Toc521460272" w:history="1">
            <w:r w:rsidR="0000359E" w:rsidRPr="0080466C">
              <w:rPr>
                <w:rStyle w:val="Hyperlink"/>
                <w:noProof/>
              </w:rPr>
              <w:t>Export Log for Invoice Comparison</w:t>
            </w:r>
            <w:r w:rsidR="0000359E">
              <w:rPr>
                <w:noProof/>
                <w:webHidden/>
              </w:rPr>
              <w:tab/>
            </w:r>
            <w:r w:rsidR="0000359E">
              <w:rPr>
                <w:noProof/>
                <w:webHidden/>
              </w:rPr>
              <w:fldChar w:fldCharType="begin"/>
            </w:r>
            <w:r w:rsidR="0000359E">
              <w:rPr>
                <w:noProof/>
                <w:webHidden/>
              </w:rPr>
              <w:instrText xml:space="preserve"> PAGEREF _Toc521460272 \h </w:instrText>
            </w:r>
            <w:r w:rsidR="0000359E">
              <w:rPr>
                <w:noProof/>
                <w:webHidden/>
              </w:rPr>
            </w:r>
            <w:r w:rsidR="0000359E">
              <w:rPr>
                <w:noProof/>
                <w:webHidden/>
              </w:rPr>
              <w:fldChar w:fldCharType="separate"/>
            </w:r>
            <w:r w:rsidR="0000359E">
              <w:rPr>
                <w:noProof/>
                <w:webHidden/>
              </w:rPr>
              <w:t>12</w:t>
            </w:r>
            <w:r w:rsidR="0000359E">
              <w:rPr>
                <w:noProof/>
                <w:webHidden/>
              </w:rPr>
              <w:fldChar w:fldCharType="end"/>
            </w:r>
          </w:hyperlink>
        </w:p>
        <w:p w14:paraId="7E031C66" w14:textId="77777777" w:rsidR="0000359E" w:rsidRDefault="002C0FF5">
          <w:pPr>
            <w:pStyle w:val="TOC1"/>
            <w:tabs>
              <w:tab w:val="right" w:leader="dot" w:pos="9350"/>
            </w:tabs>
            <w:rPr>
              <w:noProof/>
              <w:lang w:eastAsia="en-US"/>
            </w:rPr>
          </w:pPr>
          <w:hyperlink w:anchor="_Toc521460273" w:history="1">
            <w:r w:rsidR="0000359E" w:rsidRPr="0080466C">
              <w:rPr>
                <w:rStyle w:val="Hyperlink"/>
                <w:noProof/>
              </w:rPr>
              <w:t>Canadian Exchange Rates</w:t>
            </w:r>
            <w:r w:rsidR="0000359E">
              <w:rPr>
                <w:noProof/>
                <w:webHidden/>
              </w:rPr>
              <w:tab/>
            </w:r>
            <w:r w:rsidR="0000359E">
              <w:rPr>
                <w:noProof/>
                <w:webHidden/>
              </w:rPr>
              <w:fldChar w:fldCharType="begin"/>
            </w:r>
            <w:r w:rsidR="0000359E">
              <w:rPr>
                <w:noProof/>
                <w:webHidden/>
              </w:rPr>
              <w:instrText xml:space="preserve"> PAGEREF _Toc521460273 \h </w:instrText>
            </w:r>
            <w:r w:rsidR="0000359E">
              <w:rPr>
                <w:noProof/>
                <w:webHidden/>
              </w:rPr>
            </w:r>
            <w:r w:rsidR="0000359E">
              <w:rPr>
                <w:noProof/>
                <w:webHidden/>
              </w:rPr>
              <w:fldChar w:fldCharType="separate"/>
            </w:r>
            <w:r w:rsidR="0000359E">
              <w:rPr>
                <w:noProof/>
                <w:webHidden/>
              </w:rPr>
              <w:t>13</w:t>
            </w:r>
            <w:r w:rsidR="0000359E">
              <w:rPr>
                <w:noProof/>
                <w:webHidden/>
              </w:rPr>
              <w:fldChar w:fldCharType="end"/>
            </w:r>
          </w:hyperlink>
        </w:p>
        <w:p w14:paraId="58656991" w14:textId="77777777" w:rsidR="0000359E" w:rsidRDefault="002C0FF5">
          <w:pPr>
            <w:pStyle w:val="TOC2"/>
            <w:tabs>
              <w:tab w:val="right" w:leader="dot" w:pos="9350"/>
            </w:tabs>
            <w:rPr>
              <w:rFonts w:cstheme="minorBidi"/>
              <w:noProof/>
            </w:rPr>
          </w:pPr>
          <w:hyperlink w:anchor="_Toc521460274" w:history="1">
            <w:r w:rsidR="0000359E" w:rsidRPr="0080466C">
              <w:rPr>
                <w:rStyle w:val="Hyperlink"/>
                <w:noProof/>
              </w:rPr>
              <w:t>Permissions</w:t>
            </w:r>
            <w:r w:rsidR="0000359E">
              <w:rPr>
                <w:noProof/>
                <w:webHidden/>
              </w:rPr>
              <w:tab/>
            </w:r>
            <w:r w:rsidR="0000359E">
              <w:rPr>
                <w:noProof/>
                <w:webHidden/>
              </w:rPr>
              <w:fldChar w:fldCharType="begin"/>
            </w:r>
            <w:r w:rsidR="0000359E">
              <w:rPr>
                <w:noProof/>
                <w:webHidden/>
              </w:rPr>
              <w:instrText xml:space="preserve"> PAGEREF _Toc521460274 \h </w:instrText>
            </w:r>
            <w:r w:rsidR="0000359E">
              <w:rPr>
                <w:noProof/>
                <w:webHidden/>
              </w:rPr>
            </w:r>
            <w:r w:rsidR="0000359E">
              <w:rPr>
                <w:noProof/>
                <w:webHidden/>
              </w:rPr>
              <w:fldChar w:fldCharType="separate"/>
            </w:r>
            <w:r w:rsidR="0000359E">
              <w:rPr>
                <w:noProof/>
                <w:webHidden/>
              </w:rPr>
              <w:t>13</w:t>
            </w:r>
            <w:r w:rsidR="0000359E">
              <w:rPr>
                <w:noProof/>
                <w:webHidden/>
              </w:rPr>
              <w:fldChar w:fldCharType="end"/>
            </w:r>
          </w:hyperlink>
        </w:p>
        <w:p w14:paraId="458FCAE6" w14:textId="77777777" w:rsidR="0000359E" w:rsidRDefault="002C0FF5">
          <w:pPr>
            <w:pStyle w:val="TOC2"/>
            <w:tabs>
              <w:tab w:val="right" w:leader="dot" w:pos="9350"/>
            </w:tabs>
            <w:rPr>
              <w:rFonts w:cstheme="minorBidi"/>
              <w:noProof/>
            </w:rPr>
          </w:pPr>
          <w:hyperlink w:anchor="_Toc521460275" w:history="1">
            <w:r w:rsidR="0000359E" w:rsidRPr="0080466C">
              <w:rPr>
                <w:rStyle w:val="Hyperlink"/>
                <w:noProof/>
              </w:rPr>
              <w:t>User Interface</w:t>
            </w:r>
            <w:r w:rsidR="0000359E">
              <w:rPr>
                <w:noProof/>
                <w:webHidden/>
              </w:rPr>
              <w:tab/>
            </w:r>
            <w:r w:rsidR="0000359E">
              <w:rPr>
                <w:noProof/>
                <w:webHidden/>
              </w:rPr>
              <w:fldChar w:fldCharType="begin"/>
            </w:r>
            <w:r w:rsidR="0000359E">
              <w:rPr>
                <w:noProof/>
                <w:webHidden/>
              </w:rPr>
              <w:instrText xml:space="preserve"> PAGEREF _Toc521460275 \h </w:instrText>
            </w:r>
            <w:r w:rsidR="0000359E">
              <w:rPr>
                <w:noProof/>
                <w:webHidden/>
              </w:rPr>
            </w:r>
            <w:r w:rsidR="0000359E">
              <w:rPr>
                <w:noProof/>
                <w:webHidden/>
              </w:rPr>
              <w:fldChar w:fldCharType="separate"/>
            </w:r>
            <w:r w:rsidR="0000359E">
              <w:rPr>
                <w:noProof/>
                <w:webHidden/>
              </w:rPr>
              <w:t>14</w:t>
            </w:r>
            <w:r w:rsidR="0000359E">
              <w:rPr>
                <w:noProof/>
                <w:webHidden/>
              </w:rPr>
              <w:fldChar w:fldCharType="end"/>
            </w:r>
          </w:hyperlink>
        </w:p>
        <w:p w14:paraId="3867B09F" w14:textId="77777777" w:rsidR="0000359E" w:rsidRDefault="002C0FF5">
          <w:pPr>
            <w:pStyle w:val="TOC3"/>
            <w:tabs>
              <w:tab w:val="right" w:leader="dot" w:pos="9350"/>
            </w:tabs>
            <w:rPr>
              <w:noProof/>
              <w:lang w:eastAsia="en-US"/>
            </w:rPr>
          </w:pPr>
          <w:hyperlink w:anchor="_Toc521460276" w:history="1">
            <w:r w:rsidR="0000359E" w:rsidRPr="0080466C">
              <w:rPr>
                <w:rStyle w:val="Hyperlink"/>
                <w:noProof/>
              </w:rPr>
              <w:t>Plan Year</w:t>
            </w:r>
            <w:r w:rsidR="0000359E">
              <w:rPr>
                <w:noProof/>
                <w:webHidden/>
              </w:rPr>
              <w:tab/>
            </w:r>
            <w:r w:rsidR="0000359E">
              <w:rPr>
                <w:noProof/>
                <w:webHidden/>
              </w:rPr>
              <w:fldChar w:fldCharType="begin"/>
            </w:r>
            <w:r w:rsidR="0000359E">
              <w:rPr>
                <w:noProof/>
                <w:webHidden/>
              </w:rPr>
              <w:instrText xml:space="preserve"> PAGEREF _Toc521460276 \h </w:instrText>
            </w:r>
            <w:r w:rsidR="0000359E">
              <w:rPr>
                <w:noProof/>
                <w:webHidden/>
              </w:rPr>
            </w:r>
            <w:r w:rsidR="0000359E">
              <w:rPr>
                <w:noProof/>
                <w:webHidden/>
              </w:rPr>
              <w:fldChar w:fldCharType="separate"/>
            </w:r>
            <w:r w:rsidR="0000359E">
              <w:rPr>
                <w:noProof/>
                <w:webHidden/>
              </w:rPr>
              <w:t>14</w:t>
            </w:r>
            <w:r w:rsidR="0000359E">
              <w:rPr>
                <w:noProof/>
                <w:webHidden/>
              </w:rPr>
              <w:fldChar w:fldCharType="end"/>
            </w:r>
          </w:hyperlink>
        </w:p>
        <w:p w14:paraId="7CEFA025" w14:textId="77777777" w:rsidR="0000359E" w:rsidRDefault="002C0FF5">
          <w:pPr>
            <w:pStyle w:val="TOC3"/>
            <w:tabs>
              <w:tab w:val="right" w:leader="dot" w:pos="9350"/>
            </w:tabs>
            <w:rPr>
              <w:noProof/>
              <w:lang w:eastAsia="en-US"/>
            </w:rPr>
          </w:pPr>
          <w:hyperlink w:anchor="_Toc521460277" w:history="1">
            <w:r w:rsidR="0000359E" w:rsidRPr="0080466C">
              <w:rPr>
                <w:rStyle w:val="Hyperlink"/>
                <w:noProof/>
              </w:rPr>
              <w:t>Quarter</w:t>
            </w:r>
            <w:r w:rsidR="0000359E">
              <w:rPr>
                <w:noProof/>
                <w:webHidden/>
              </w:rPr>
              <w:tab/>
            </w:r>
            <w:r w:rsidR="0000359E">
              <w:rPr>
                <w:noProof/>
                <w:webHidden/>
              </w:rPr>
              <w:fldChar w:fldCharType="begin"/>
            </w:r>
            <w:r w:rsidR="0000359E">
              <w:rPr>
                <w:noProof/>
                <w:webHidden/>
              </w:rPr>
              <w:instrText xml:space="preserve"> PAGEREF _Toc521460277 \h </w:instrText>
            </w:r>
            <w:r w:rsidR="0000359E">
              <w:rPr>
                <w:noProof/>
                <w:webHidden/>
              </w:rPr>
            </w:r>
            <w:r w:rsidR="0000359E">
              <w:rPr>
                <w:noProof/>
                <w:webHidden/>
              </w:rPr>
              <w:fldChar w:fldCharType="separate"/>
            </w:r>
            <w:r w:rsidR="0000359E">
              <w:rPr>
                <w:noProof/>
                <w:webHidden/>
              </w:rPr>
              <w:t>14</w:t>
            </w:r>
            <w:r w:rsidR="0000359E">
              <w:rPr>
                <w:noProof/>
                <w:webHidden/>
              </w:rPr>
              <w:fldChar w:fldCharType="end"/>
            </w:r>
          </w:hyperlink>
        </w:p>
        <w:p w14:paraId="0FDFAA39" w14:textId="77777777" w:rsidR="0000359E" w:rsidRDefault="002C0FF5">
          <w:pPr>
            <w:pStyle w:val="TOC3"/>
            <w:tabs>
              <w:tab w:val="right" w:leader="dot" w:pos="9350"/>
            </w:tabs>
            <w:rPr>
              <w:noProof/>
              <w:lang w:eastAsia="en-US"/>
            </w:rPr>
          </w:pPr>
          <w:hyperlink w:anchor="_Toc521460278" w:history="1">
            <w:r w:rsidR="0000359E" w:rsidRPr="0080466C">
              <w:rPr>
                <w:rStyle w:val="Hyperlink"/>
                <w:noProof/>
              </w:rPr>
              <w:t>Client</w:t>
            </w:r>
            <w:r w:rsidR="0000359E">
              <w:rPr>
                <w:noProof/>
                <w:webHidden/>
              </w:rPr>
              <w:tab/>
            </w:r>
            <w:r w:rsidR="0000359E">
              <w:rPr>
                <w:noProof/>
                <w:webHidden/>
              </w:rPr>
              <w:fldChar w:fldCharType="begin"/>
            </w:r>
            <w:r w:rsidR="0000359E">
              <w:rPr>
                <w:noProof/>
                <w:webHidden/>
              </w:rPr>
              <w:instrText xml:space="preserve"> PAGEREF _Toc521460278 \h </w:instrText>
            </w:r>
            <w:r w:rsidR="0000359E">
              <w:rPr>
                <w:noProof/>
                <w:webHidden/>
              </w:rPr>
            </w:r>
            <w:r w:rsidR="0000359E">
              <w:rPr>
                <w:noProof/>
                <w:webHidden/>
              </w:rPr>
              <w:fldChar w:fldCharType="separate"/>
            </w:r>
            <w:r w:rsidR="0000359E">
              <w:rPr>
                <w:noProof/>
                <w:webHidden/>
              </w:rPr>
              <w:t>14</w:t>
            </w:r>
            <w:r w:rsidR="0000359E">
              <w:rPr>
                <w:noProof/>
                <w:webHidden/>
              </w:rPr>
              <w:fldChar w:fldCharType="end"/>
            </w:r>
          </w:hyperlink>
        </w:p>
        <w:p w14:paraId="12920D13" w14:textId="77777777" w:rsidR="0000359E" w:rsidRDefault="002C0FF5">
          <w:pPr>
            <w:pStyle w:val="TOC3"/>
            <w:tabs>
              <w:tab w:val="right" w:leader="dot" w:pos="9350"/>
            </w:tabs>
            <w:rPr>
              <w:noProof/>
              <w:lang w:eastAsia="en-US"/>
            </w:rPr>
          </w:pPr>
          <w:hyperlink w:anchor="_Toc521460279" w:history="1">
            <w:r w:rsidR="0000359E" w:rsidRPr="0080466C">
              <w:rPr>
                <w:rStyle w:val="Hyperlink"/>
                <w:noProof/>
              </w:rPr>
              <w:t>Rate</w:t>
            </w:r>
            <w:r w:rsidR="0000359E">
              <w:rPr>
                <w:noProof/>
                <w:webHidden/>
              </w:rPr>
              <w:tab/>
            </w:r>
            <w:r w:rsidR="0000359E">
              <w:rPr>
                <w:noProof/>
                <w:webHidden/>
              </w:rPr>
              <w:fldChar w:fldCharType="begin"/>
            </w:r>
            <w:r w:rsidR="0000359E">
              <w:rPr>
                <w:noProof/>
                <w:webHidden/>
              </w:rPr>
              <w:instrText xml:space="preserve"> PAGEREF _Toc521460279 \h </w:instrText>
            </w:r>
            <w:r w:rsidR="0000359E">
              <w:rPr>
                <w:noProof/>
                <w:webHidden/>
              </w:rPr>
            </w:r>
            <w:r w:rsidR="0000359E">
              <w:rPr>
                <w:noProof/>
                <w:webHidden/>
              </w:rPr>
              <w:fldChar w:fldCharType="separate"/>
            </w:r>
            <w:r w:rsidR="0000359E">
              <w:rPr>
                <w:noProof/>
                <w:webHidden/>
              </w:rPr>
              <w:t>14</w:t>
            </w:r>
            <w:r w:rsidR="0000359E">
              <w:rPr>
                <w:noProof/>
                <w:webHidden/>
              </w:rPr>
              <w:fldChar w:fldCharType="end"/>
            </w:r>
          </w:hyperlink>
        </w:p>
        <w:p w14:paraId="080C4681" w14:textId="77777777" w:rsidR="0000359E" w:rsidRDefault="002C0FF5">
          <w:pPr>
            <w:pStyle w:val="TOC2"/>
            <w:tabs>
              <w:tab w:val="right" w:leader="dot" w:pos="9350"/>
            </w:tabs>
            <w:rPr>
              <w:rFonts w:cstheme="minorBidi"/>
              <w:noProof/>
            </w:rPr>
          </w:pPr>
          <w:hyperlink w:anchor="_Toc521460280" w:history="1">
            <w:r w:rsidR="0000359E" w:rsidRPr="0080466C">
              <w:rPr>
                <w:rStyle w:val="Hyperlink"/>
                <w:noProof/>
              </w:rPr>
              <w:t>Save</w:t>
            </w:r>
            <w:r w:rsidR="0000359E">
              <w:rPr>
                <w:noProof/>
                <w:webHidden/>
              </w:rPr>
              <w:tab/>
            </w:r>
            <w:r w:rsidR="0000359E">
              <w:rPr>
                <w:noProof/>
                <w:webHidden/>
              </w:rPr>
              <w:fldChar w:fldCharType="begin"/>
            </w:r>
            <w:r w:rsidR="0000359E">
              <w:rPr>
                <w:noProof/>
                <w:webHidden/>
              </w:rPr>
              <w:instrText xml:space="preserve"> PAGEREF _Toc521460280 \h </w:instrText>
            </w:r>
            <w:r w:rsidR="0000359E">
              <w:rPr>
                <w:noProof/>
                <w:webHidden/>
              </w:rPr>
            </w:r>
            <w:r w:rsidR="0000359E">
              <w:rPr>
                <w:noProof/>
                <w:webHidden/>
              </w:rPr>
              <w:fldChar w:fldCharType="separate"/>
            </w:r>
            <w:r w:rsidR="0000359E">
              <w:rPr>
                <w:noProof/>
                <w:webHidden/>
              </w:rPr>
              <w:t>15</w:t>
            </w:r>
            <w:r w:rsidR="0000359E">
              <w:rPr>
                <w:noProof/>
                <w:webHidden/>
              </w:rPr>
              <w:fldChar w:fldCharType="end"/>
            </w:r>
          </w:hyperlink>
        </w:p>
        <w:p w14:paraId="59F989F8" w14:textId="77777777" w:rsidR="0000359E" w:rsidRDefault="002C0FF5">
          <w:pPr>
            <w:pStyle w:val="TOC2"/>
            <w:tabs>
              <w:tab w:val="right" w:leader="dot" w:pos="9350"/>
            </w:tabs>
            <w:rPr>
              <w:rFonts w:cstheme="minorBidi"/>
              <w:noProof/>
            </w:rPr>
          </w:pPr>
          <w:hyperlink w:anchor="_Toc521460281" w:history="1">
            <w:r w:rsidR="0000359E" w:rsidRPr="0080466C">
              <w:rPr>
                <w:rStyle w:val="Hyperlink"/>
                <w:noProof/>
              </w:rPr>
              <w:t>Updating a Canadian Exchange Rate</w:t>
            </w:r>
            <w:r w:rsidR="0000359E">
              <w:rPr>
                <w:noProof/>
                <w:webHidden/>
              </w:rPr>
              <w:tab/>
            </w:r>
            <w:r w:rsidR="0000359E">
              <w:rPr>
                <w:noProof/>
                <w:webHidden/>
              </w:rPr>
              <w:fldChar w:fldCharType="begin"/>
            </w:r>
            <w:r w:rsidR="0000359E">
              <w:rPr>
                <w:noProof/>
                <w:webHidden/>
              </w:rPr>
              <w:instrText xml:space="preserve"> PAGEREF _Toc521460281 \h </w:instrText>
            </w:r>
            <w:r w:rsidR="0000359E">
              <w:rPr>
                <w:noProof/>
                <w:webHidden/>
              </w:rPr>
            </w:r>
            <w:r w:rsidR="0000359E">
              <w:rPr>
                <w:noProof/>
                <w:webHidden/>
              </w:rPr>
              <w:fldChar w:fldCharType="separate"/>
            </w:r>
            <w:r w:rsidR="0000359E">
              <w:rPr>
                <w:noProof/>
                <w:webHidden/>
              </w:rPr>
              <w:t>15</w:t>
            </w:r>
            <w:r w:rsidR="0000359E">
              <w:rPr>
                <w:noProof/>
                <w:webHidden/>
              </w:rPr>
              <w:fldChar w:fldCharType="end"/>
            </w:r>
          </w:hyperlink>
        </w:p>
        <w:p w14:paraId="552ED765" w14:textId="77777777" w:rsidR="0000359E" w:rsidRDefault="002C0FF5">
          <w:pPr>
            <w:pStyle w:val="TOC2"/>
            <w:tabs>
              <w:tab w:val="right" w:leader="dot" w:pos="9350"/>
            </w:tabs>
            <w:rPr>
              <w:rFonts w:cstheme="minorBidi"/>
              <w:noProof/>
            </w:rPr>
          </w:pPr>
          <w:hyperlink w:anchor="_Toc521460282" w:history="1">
            <w:r w:rsidR="0000359E" w:rsidRPr="0080466C">
              <w:rPr>
                <w:rStyle w:val="Hyperlink"/>
                <w:noProof/>
              </w:rPr>
              <w:t>Deleting a Canadian Exchange Rate</w:t>
            </w:r>
            <w:r w:rsidR="0000359E">
              <w:rPr>
                <w:noProof/>
                <w:webHidden/>
              </w:rPr>
              <w:tab/>
            </w:r>
            <w:r w:rsidR="0000359E">
              <w:rPr>
                <w:noProof/>
                <w:webHidden/>
              </w:rPr>
              <w:fldChar w:fldCharType="begin"/>
            </w:r>
            <w:r w:rsidR="0000359E">
              <w:rPr>
                <w:noProof/>
                <w:webHidden/>
              </w:rPr>
              <w:instrText xml:space="preserve"> PAGEREF _Toc521460282 \h </w:instrText>
            </w:r>
            <w:r w:rsidR="0000359E">
              <w:rPr>
                <w:noProof/>
                <w:webHidden/>
              </w:rPr>
            </w:r>
            <w:r w:rsidR="0000359E">
              <w:rPr>
                <w:noProof/>
                <w:webHidden/>
              </w:rPr>
              <w:fldChar w:fldCharType="separate"/>
            </w:r>
            <w:r w:rsidR="0000359E">
              <w:rPr>
                <w:noProof/>
                <w:webHidden/>
              </w:rPr>
              <w:t>15</w:t>
            </w:r>
            <w:r w:rsidR="0000359E">
              <w:rPr>
                <w:noProof/>
                <w:webHidden/>
              </w:rPr>
              <w:fldChar w:fldCharType="end"/>
            </w:r>
          </w:hyperlink>
        </w:p>
        <w:p w14:paraId="010A118A" w14:textId="77777777" w:rsidR="0000359E" w:rsidRDefault="002C0FF5">
          <w:pPr>
            <w:pStyle w:val="TOC1"/>
            <w:tabs>
              <w:tab w:val="right" w:leader="dot" w:pos="9350"/>
            </w:tabs>
            <w:rPr>
              <w:noProof/>
              <w:lang w:eastAsia="en-US"/>
            </w:rPr>
          </w:pPr>
          <w:hyperlink w:anchor="_Toc521460283" w:history="1">
            <w:r w:rsidR="0000359E" w:rsidRPr="0080466C">
              <w:rPr>
                <w:rStyle w:val="Hyperlink"/>
                <w:noProof/>
              </w:rPr>
              <w:t>Create New Property</w:t>
            </w:r>
            <w:r w:rsidR="0000359E">
              <w:rPr>
                <w:noProof/>
                <w:webHidden/>
              </w:rPr>
              <w:tab/>
            </w:r>
            <w:r w:rsidR="0000359E">
              <w:rPr>
                <w:noProof/>
                <w:webHidden/>
              </w:rPr>
              <w:fldChar w:fldCharType="begin"/>
            </w:r>
            <w:r w:rsidR="0000359E">
              <w:rPr>
                <w:noProof/>
                <w:webHidden/>
              </w:rPr>
              <w:instrText xml:space="preserve"> PAGEREF _Toc521460283 \h </w:instrText>
            </w:r>
            <w:r w:rsidR="0000359E">
              <w:rPr>
                <w:noProof/>
                <w:webHidden/>
              </w:rPr>
            </w:r>
            <w:r w:rsidR="0000359E">
              <w:rPr>
                <w:noProof/>
                <w:webHidden/>
              </w:rPr>
              <w:fldChar w:fldCharType="separate"/>
            </w:r>
            <w:r w:rsidR="0000359E">
              <w:rPr>
                <w:noProof/>
                <w:webHidden/>
              </w:rPr>
              <w:t>16</w:t>
            </w:r>
            <w:r w:rsidR="0000359E">
              <w:rPr>
                <w:noProof/>
                <w:webHidden/>
              </w:rPr>
              <w:fldChar w:fldCharType="end"/>
            </w:r>
          </w:hyperlink>
        </w:p>
        <w:p w14:paraId="7A4F986C" w14:textId="77777777" w:rsidR="0000359E" w:rsidRDefault="002C0FF5">
          <w:pPr>
            <w:pStyle w:val="TOC2"/>
            <w:tabs>
              <w:tab w:val="right" w:leader="dot" w:pos="9350"/>
            </w:tabs>
            <w:rPr>
              <w:rFonts w:cstheme="minorBidi"/>
              <w:noProof/>
            </w:rPr>
          </w:pPr>
          <w:hyperlink w:anchor="_Toc521460284" w:history="1">
            <w:r w:rsidR="0000359E" w:rsidRPr="0080466C">
              <w:rPr>
                <w:rStyle w:val="Hyperlink"/>
                <w:noProof/>
              </w:rPr>
              <w:t>Permissions</w:t>
            </w:r>
            <w:r w:rsidR="0000359E">
              <w:rPr>
                <w:noProof/>
                <w:webHidden/>
              </w:rPr>
              <w:tab/>
            </w:r>
            <w:r w:rsidR="0000359E">
              <w:rPr>
                <w:noProof/>
                <w:webHidden/>
              </w:rPr>
              <w:fldChar w:fldCharType="begin"/>
            </w:r>
            <w:r w:rsidR="0000359E">
              <w:rPr>
                <w:noProof/>
                <w:webHidden/>
              </w:rPr>
              <w:instrText xml:space="preserve"> PAGEREF _Toc521460284 \h </w:instrText>
            </w:r>
            <w:r w:rsidR="0000359E">
              <w:rPr>
                <w:noProof/>
                <w:webHidden/>
              </w:rPr>
            </w:r>
            <w:r w:rsidR="0000359E">
              <w:rPr>
                <w:noProof/>
                <w:webHidden/>
              </w:rPr>
              <w:fldChar w:fldCharType="separate"/>
            </w:r>
            <w:r w:rsidR="0000359E">
              <w:rPr>
                <w:noProof/>
                <w:webHidden/>
              </w:rPr>
              <w:t>16</w:t>
            </w:r>
            <w:r w:rsidR="0000359E">
              <w:rPr>
                <w:noProof/>
                <w:webHidden/>
              </w:rPr>
              <w:fldChar w:fldCharType="end"/>
            </w:r>
          </w:hyperlink>
        </w:p>
        <w:p w14:paraId="5A975767" w14:textId="77777777" w:rsidR="0000359E" w:rsidRDefault="002C0FF5">
          <w:pPr>
            <w:pStyle w:val="TOC2"/>
            <w:tabs>
              <w:tab w:val="right" w:leader="dot" w:pos="9350"/>
            </w:tabs>
            <w:rPr>
              <w:rFonts w:cstheme="minorBidi"/>
              <w:noProof/>
            </w:rPr>
          </w:pPr>
          <w:hyperlink w:anchor="_Toc521460285" w:history="1">
            <w:r w:rsidR="0000359E" w:rsidRPr="0080466C">
              <w:rPr>
                <w:rStyle w:val="Hyperlink"/>
                <w:noProof/>
              </w:rPr>
              <w:t>User Interface</w:t>
            </w:r>
            <w:r w:rsidR="0000359E">
              <w:rPr>
                <w:noProof/>
                <w:webHidden/>
              </w:rPr>
              <w:tab/>
            </w:r>
            <w:r w:rsidR="0000359E">
              <w:rPr>
                <w:noProof/>
                <w:webHidden/>
              </w:rPr>
              <w:fldChar w:fldCharType="begin"/>
            </w:r>
            <w:r w:rsidR="0000359E">
              <w:rPr>
                <w:noProof/>
                <w:webHidden/>
              </w:rPr>
              <w:instrText xml:space="preserve"> PAGEREF _Toc521460285 \h </w:instrText>
            </w:r>
            <w:r w:rsidR="0000359E">
              <w:rPr>
                <w:noProof/>
                <w:webHidden/>
              </w:rPr>
            </w:r>
            <w:r w:rsidR="0000359E">
              <w:rPr>
                <w:noProof/>
                <w:webHidden/>
              </w:rPr>
              <w:fldChar w:fldCharType="separate"/>
            </w:r>
            <w:r w:rsidR="0000359E">
              <w:rPr>
                <w:noProof/>
                <w:webHidden/>
              </w:rPr>
              <w:t>18</w:t>
            </w:r>
            <w:r w:rsidR="0000359E">
              <w:rPr>
                <w:noProof/>
                <w:webHidden/>
              </w:rPr>
              <w:fldChar w:fldCharType="end"/>
            </w:r>
          </w:hyperlink>
        </w:p>
        <w:p w14:paraId="7B00ECA5" w14:textId="77777777" w:rsidR="0000359E" w:rsidRDefault="002C0FF5">
          <w:pPr>
            <w:pStyle w:val="TOC3"/>
            <w:tabs>
              <w:tab w:val="right" w:leader="dot" w:pos="9350"/>
            </w:tabs>
            <w:rPr>
              <w:noProof/>
              <w:lang w:eastAsia="en-US"/>
            </w:rPr>
          </w:pPr>
          <w:hyperlink w:anchor="_Toc521460286" w:history="1">
            <w:r w:rsidR="0000359E" w:rsidRPr="0080466C">
              <w:rPr>
                <w:rStyle w:val="Hyperlink"/>
                <w:noProof/>
              </w:rPr>
              <w:t>country</w:t>
            </w:r>
            <w:r w:rsidR="0000359E">
              <w:rPr>
                <w:noProof/>
                <w:webHidden/>
              </w:rPr>
              <w:tab/>
            </w:r>
            <w:r w:rsidR="0000359E">
              <w:rPr>
                <w:noProof/>
                <w:webHidden/>
              </w:rPr>
              <w:fldChar w:fldCharType="begin"/>
            </w:r>
            <w:r w:rsidR="0000359E">
              <w:rPr>
                <w:noProof/>
                <w:webHidden/>
              </w:rPr>
              <w:instrText xml:space="preserve"> PAGEREF _Toc521460286 \h </w:instrText>
            </w:r>
            <w:r w:rsidR="0000359E">
              <w:rPr>
                <w:noProof/>
                <w:webHidden/>
              </w:rPr>
            </w:r>
            <w:r w:rsidR="0000359E">
              <w:rPr>
                <w:noProof/>
                <w:webHidden/>
              </w:rPr>
              <w:fldChar w:fldCharType="separate"/>
            </w:r>
            <w:r w:rsidR="0000359E">
              <w:rPr>
                <w:noProof/>
                <w:webHidden/>
              </w:rPr>
              <w:t>19</w:t>
            </w:r>
            <w:r w:rsidR="0000359E">
              <w:rPr>
                <w:noProof/>
                <w:webHidden/>
              </w:rPr>
              <w:fldChar w:fldCharType="end"/>
            </w:r>
          </w:hyperlink>
        </w:p>
        <w:p w14:paraId="6D837B29" w14:textId="77777777" w:rsidR="0000359E" w:rsidRDefault="002C0FF5">
          <w:pPr>
            <w:pStyle w:val="TOC3"/>
            <w:tabs>
              <w:tab w:val="right" w:leader="dot" w:pos="9350"/>
            </w:tabs>
            <w:rPr>
              <w:noProof/>
              <w:lang w:eastAsia="en-US"/>
            </w:rPr>
          </w:pPr>
          <w:hyperlink w:anchor="_Toc521460287" w:history="1">
            <w:r w:rsidR="0000359E" w:rsidRPr="0080466C">
              <w:rPr>
                <w:rStyle w:val="Hyperlink"/>
                <w:noProof/>
              </w:rPr>
              <w:t>Plan Year</w:t>
            </w:r>
            <w:r w:rsidR="0000359E">
              <w:rPr>
                <w:noProof/>
                <w:webHidden/>
              </w:rPr>
              <w:tab/>
            </w:r>
            <w:r w:rsidR="0000359E">
              <w:rPr>
                <w:noProof/>
                <w:webHidden/>
              </w:rPr>
              <w:fldChar w:fldCharType="begin"/>
            </w:r>
            <w:r w:rsidR="0000359E">
              <w:rPr>
                <w:noProof/>
                <w:webHidden/>
              </w:rPr>
              <w:instrText xml:space="preserve"> PAGEREF _Toc521460287 \h </w:instrText>
            </w:r>
            <w:r w:rsidR="0000359E">
              <w:rPr>
                <w:noProof/>
                <w:webHidden/>
              </w:rPr>
            </w:r>
            <w:r w:rsidR="0000359E">
              <w:rPr>
                <w:noProof/>
                <w:webHidden/>
              </w:rPr>
              <w:fldChar w:fldCharType="separate"/>
            </w:r>
            <w:r w:rsidR="0000359E">
              <w:rPr>
                <w:noProof/>
                <w:webHidden/>
              </w:rPr>
              <w:t>19</w:t>
            </w:r>
            <w:r w:rsidR="0000359E">
              <w:rPr>
                <w:noProof/>
                <w:webHidden/>
              </w:rPr>
              <w:fldChar w:fldCharType="end"/>
            </w:r>
          </w:hyperlink>
        </w:p>
        <w:p w14:paraId="6818D299" w14:textId="77777777" w:rsidR="0000359E" w:rsidRDefault="002C0FF5">
          <w:pPr>
            <w:pStyle w:val="TOC3"/>
            <w:tabs>
              <w:tab w:val="right" w:leader="dot" w:pos="9350"/>
            </w:tabs>
            <w:rPr>
              <w:noProof/>
              <w:lang w:eastAsia="en-US"/>
            </w:rPr>
          </w:pPr>
          <w:hyperlink w:anchor="_Toc521460288" w:history="1">
            <w:r w:rsidR="0000359E" w:rsidRPr="0080466C">
              <w:rPr>
                <w:rStyle w:val="Hyperlink"/>
                <w:noProof/>
              </w:rPr>
              <w:t>Quarter</w:t>
            </w:r>
            <w:r w:rsidR="0000359E">
              <w:rPr>
                <w:noProof/>
                <w:webHidden/>
              </w:rPr>
              <w:tab/>
            </w:r>
            <w:r w:rsidR="0000359E">
              <w:rPr>
                <w:noProof/>
                <w:webHidden/>
              </w:rPr>
              <w:fldChar w:fldCharType="begin"/>
            </w:r>
            <w:r w:rsidR="0000359E">
              <w:rPr>
                <w:noProof/>
                <w:webHidden/>
              </w:rPr>
              <w:instrText xml:space="preserve"> PAGEREF _Toc521460288 \h </w:instrText>
            </w:r>
            <w:r w:rsidR="0000359E">
              <w:rPr>
                <w:noProof/>
                <w:webHidden/>
              </w:rPr>
            </w:r>
            <w:r w:rsidR="0000359E">
              <w:rPr>
                <w:noProof/>
                <w:webHidden/>
              </w:rPr>
              <w:fldChar w:fldCharType="separate"/>
            </w:r>
            <w:r w:rsidR="0000359E">
              <w:rPr>
                <w:noProof/>
                <w:webHidden/>
              </w:rPr>
              <w:t>20</w:t>
            </w:r>
            <w:r w:rsidR="0000359E">
              <w:rPr>
                <w:noProof/>
                <w:webHidden/>
              </w:rPr>
              <w:fldChar w:fldCharType="end"/>
            </w:r>
          </w:hyperlink>
        </w:p>
        <w:p w14:paraId="1B54176B" w14:textId="77777777" w:rsidR="0000359E" w:rsidRDefault="002C0FF5">
          <w:pPr>
            <w:pStyle w:val="TOC3"/>
            <w:tabs>
              <w:tab w:val="right" w:leader="dot" w:pos="9350"/>
            </w:tabs>
            <w:rPr>
              <w:noProof/>
              <w:lang w:eastAsia="en-US"/>
            </w:rPr>
          </w:pPr>
          <w:hyperlink w:anchor="_Toc521460289" w:history="1">
            <w:r w:rsidR="0000359E" w:rsidRPr="0080466C">
              <w:rPr>
                <w:rStyle w:val="Hyperlink"/>
                <w:noProof/>
              </w:rPr>
              <w:t>Plan Type</w:t>
            </w:r>
            <w:r w:rsidR="0000359E">
              <w:rPr>
                <w:noProof/>
                <w:webHidden/>
              </w:rPr>
              <w:tab/>
            </w:r>
            <w:r w:rsidR="0000359E">
              <w:rPr>
                <w:noProof/>
                <w:webHidden/>
              </w:rPr>
              <w:fldChar w:fldCharType="begin"/>
            </w:r>
            <w:r w:rsidR="0000359E">
              <w:rPr>
                <w:noProof/>
                <w:webHidden/>
              </w:rPr>
              <w:instrText xml:space="preserve"> PAGEREF _Toc521460289 \h </w:instrText>
            </w:r>
            <w:r w:rsidR="0000359E">
              <w:rPr>
                <w:noProof/>
                <w:webHidden/>
              </w:rPr>
            </w:r>
            <w:r w:rsidR="0000359E">
              <w:rPr>
                <w:noProof/>
                <w:webHidden/>
              </w:rPr>
              <w:fldChar w:fldCharType="separate"/>
            </w:r>
            <w:r w:rsidR="0000359E">
              <w:rPr>
                <w:noProof/>
                <w:webHidden/>
              </w:rPr>
              <w:t>20</w:t>
            </w:r>
            <w:r w:rsidR="0000359E">
              <w:rPr>
                <w:noProof/>
                <w:webHidden/>
              </w:rPr>
              <w:fldChar w:fldCharType="end"/>
            </w:r>
          </w:hyperlink>
        </w:p>
        <w:p w14:paraId="04132390" w14:textId="77777777" w:rsidR="0000359E" w:rsidRDefault="002C0FF5">
          <w:pPr>
            <w:pStyle w:val="TOC3"/>
            <w:tabs>
              <w:tab w:val="right" w:leader="dot" w:pos="9350"/>
            </w:tabs>
            <w:rPr>
              <w:noProof/>
              <w:lang w:eastAsia="en-US"/>
            </w:rPr>
          </w:pPr>
          <w:hyperlink w:anchor="_Toc521460290" w:history="1">
            <w:r w:rsidR="0000359E" w:rsidRPr="0080466C">
              <w:rPr>
                <w:rStyle w:val="Hyperlink"/>
                <w:noProof/>
              </w:rPr>
              <w:t>Network</w:t>
            </w:r>
            <w:r w:rsidR="0000359E">
              <w:rPr>
                <w:noProof/>
                <w:webHidden/>
              </w:rPr>
              <w:tab/>
            </w:r>
            <w:r w:rsidR="0000359E">
              <w:rPr>
                <w:noProof/>
                <w:webHidden/>
              </w:rPr>
              <w:fldChar w:fldCharType="begin"/>
            </w:r>
            <w:r w:rsidR="0000359E">
              <w:rPr>
                <w:noProof/>
                <w:webHidden/>
              </w:rPr>
              <w:instrText xml:space="preserve"> PAGEREF _Toc521460290 \h </w:instrText>
            </w:r>
            <w:r w:rsidR="0000359E">
              <w:rPr>
                <w:noProof/>
                <w:webHidden/>
              </w:rPr>
            </w:r>
            <w:r w:rsidR="0000359E">
              <w:rPr>
                <w:noProof/>
                <w:webHidden/>
              </w:rPr>
              <w:fldChar w:fldCharType="separate"/>
            </w:r>
            <w:r w:rsidR="0000359E">
              <w:rPr>
                <w:noProof/>
                <w:webHidden/>
              </w:rPr>
              <w:t>21</w:t>
            </w:r>
            <w:r w:rsidR="0000359E">
              <w:rPr>
                <w:noProof/>
                <w:webHidden/>
              </w:rPr>
              <w:fldChar w:fldCharType="end"/>
            </w:r>
          </w:hyperlink>
        </w:p>
        <w:p w14:paraId="6D480DEC" w14:textId="77777777" w:rsidR="0000359E" w:rsidRDefault="002C0FF5">
          <w:pPr>
            <w:pStyle w:val="TOC3"/>
            <w:tabs>
              <w:tab w:val="right" w:leader="dot" w:pos="9350"/>
            </w:tabs>
            <w:rPr>
              <w:noProof/>
              <w:lang w:eastAsia="en-US"/>
            </w:rPr>
          </w:pPr>
          <w:hyperlink w:anchor="_Toc521460291" w:history="1">
            <w:r w:rsidR="0000359E" w:rsidRPr="0080466C">
              <w:rPr>
                <w:rStyle w:val="Hyperlink"/>
                <w:noProof/>
              </w:rPr>
              <w:t>Property Name</w:t>
            </w:r>
            <w:r w:rsidR="0000359E">
              <w:rPr>
                <w:noProof/>
                <w:webHidden/>
              </w:rPr>
              <w:tab/>
            </w:r>
            <w:r w:rsidR="0000359E">
              <w:rPr>
                <w:noProof/>
                <w:webHidden/>
              </w:rPr>
              <w:fldChar w:fldCharType="begin"/>
            </w:r>
            <w:r w:rsidR="0000359E">
              <w:rPr>
                <w:noProof/>
                <w:webHidden/>
              </w:rPr>
              <w:instrText xml:space="preserve"> PAGEREF _Toc521460291 \h </w:instrText>
            </w:r>
            <w:r w:rsidR="0000359E">
              <w:rPr>
                <w:noProof/>
                <w:webHidden/>
              </w:rPr>
            </w:r>
            <w:r w:rsidR="0000359E">
              <w:rPr>
                <w:noProof/>
                <w:webHidden/>
              </w:rPr>
              <w:fldChar w:fldCharType="separate"/>
            </w:r>
            <w:r w:rsidR="0000359E">
              <w:rPr>
                <w:noProof/>
                <w:webHidden/>
              </w:rPr>
              <w:t>21</w:t>
            </w:r>
            <w:r w:rsidR="0000359E">
              <w:rPr>
                <w:noProof/>
                <w:webHidden/>
              </w:rPr>
              <w:fldChar w:fldCharType="end"/>
            </w:r>
          </w:hyperlink>
        </w:p>
        <w:p w14:paraId="004B02EF" w14:textId="77777777" w:rsidR="0000359E" w:rsidRDefault="002C0FF5">
          <w:pPr>
            <w:pStyle w:val="TOC3"/>
            <w:tabs>
              <w:tab w:val="right" w:leader="dot" w:pos="9350"/>
            </w:tabs>
            <w:rPr>
              <w:noProof/>
              <w:lang w:eastAsia="en-US"/>
            </w:rPr>
          </w:pPr>
          <w:hyperlink w:anchor="_Toc521460292" w:history="1">
            <w:r w:rsidR="0000359E" w:rsidRPr="0080466C">
              <w:rPr>
                <w:rStyle w:val="Hyperlink"/>
                <w:noProof/>
              </w:rPr>
              <w:t>Combo Property</w:t>
            </w:r>
            <w:r w:rsidR="0000359E">
              <w:rPr>
                <w:noProof/>
                <w:webHidden/>
              </w:rPr>
              <w:tab/>
            </w:r>
            <w:r w:rsidR="0000359E">
              <w:rPr>
                <w:noProof/>
                <w:webHidden/>
              </w:rPr>
              <w:fldChar w:fldCharType="begin"/>
            </w:r>
            <w:r w:rsidR="0000359E">
              <w:rPr>
                <w:noProof/>
                <w:webHidden/>
              </w:rPr>
              <w:instrText xml:space="preserve"> PAGEREF _Toc521460292 \h </w:instrText>
            </w:r>
            <w:r w:rsidR="0000359E">
              <w:rPr>
                <w:noProof/>
                <w:webHidden/>
              </w:rPr>
            </w:r>
            <w:r w:rsidR="0000359E">
              <w:rPr>
                <w:noProof/>
                <w:webHidden/>
              </w:rPr>
              <w:fldChar w:fldCharType="separate"/>
            </w:r>
            <w:r w:rsidR="0000359E">
              <w:rPr>
                <w:noProof/>
                <w:webHidden/>
              </w:rPr>
              <w:t>21</w:t>
            </w:r>
            <w:r w:rsidR="0000359E">
              <w:rPr>
                <w:noProof/>
                <w:webHidden/>
              </w:rPr>
              <w:fldChar w:fldCharType="end"/>
            </w:r>
          </w:hyperlink>
        </w:p>
        <w:p w14:paraId="58BC4963" w14:textId="77777777" w:rsidR="0000359E" w:rsidRDefault="002C0FF5">
          <w:pPr>
            <w:pStyle w:val="TOC3"/>
            <w:tabs>
              <w:tab w:val="right" w:leader="dot" w:pos="9350"/>
            </w:tabs>
            <w:rPr>
              <w:noProof/>
              <w:lang w:eastAsia="en-US"/>
            </w:rPr>
          </w:pPr>
          <w:hyperlink w:anchor="_Toc521460293" w:history="1">
            <w:r w:rsidR="0000359E" w:rsidRPr="0080466C">
              <w:rPr>
                <w:rStyle w:val="Hyperlink"/>
                <w:noProof/>
              </w:rPr>
              <w:t>Buy Type</w:t>
            </w:r>
            <w:r w:rsidR="0000359E">
              <w:rPr>
                <w:noProof/>
                <w:webHidden/>
              </w:rPr>
              <w:tab/>
            </w:r>
            <w:r w:rsidR="0000359E">
              <w:rPr>
                <w:noProof/>
                <w:webHidden/>
              </w:rPr>
              <w:fldChar w:fldCharType="begin"/>
            </w:r>
            <w:r w:rsidR="0000359E">
              <w:rPr>
                <w:noProof/>
                <w:webHidden/>
              </w:rPr>
              <w:instrText xml:space="preserve"> PAGEREF _Toc521460293 \h </w:instrText>
            </w:r>
            <w:r w:rsidR="0000359E">
              <w:rPr>
                <w:noProof/>
                <w:webHidden/>
              </w:rPr>
            </w:r>
            <w:r w:rsidR="0000359E">
              <w:rPr>
                <w:noProof/>
                <w:webHidden/>
              </w:rPr>
              <w:fldChar w:fldCharType="separate"/>
            </w:r>
            <w:r w:rsidR="0000359E">
              <w:rPr>
                <w:noProof/>
                <w:webHidden/>
              </w:rPr>
              <w:t>21</w:t>
            </w:r>
            <w:r w:rsidR="0000359E">
              <w:rPr>
                <w:noProof/>
                <w:webHidden/>
              </w:rPr>
              <w:fldChar w:fldCharType="end"/>
            </w:r>
          </w:hyperlink>
        </w:p>
        <w:p w14:paraId="4A584E81" w14:textId="77777777" w:rsidR="0000359E" w:rsidRDefault="002C0FF5">
          <w:pPr>
            <w:pStyle w:val="TOC3"/>
            <w:tabs>
              <w:tab w:val="right" w:leader="dot" w:pos="9350"/>
            </w:tabs>
            <w:rPr>
              <w:noProof/>
              <w:lang w:eastAsia="en-US"/>
            </w:rPr>
          </w:pPr>
          <w:hyperlink w:anchor="_Toc521460295" w:history="1">
            <w:r w:rsidR="0000359E" w:rsidRPr="0080466C">
              <w:rPr>
                <w:rStyle w:val="Hyperlink"/>
                <w:noProof/>
              </w:rPr>
              <w:t>Day Part</w:t>
            </w:r>
            <w:r w:rsidR="0000359E">
              <w:rPr>
                <w:noProof/>
                <w:webHidden/>
              </w:rPr>
              <w:tab/>
            </w:r>
            <w:r w:rsidR="0000359E">
              <w:rPr>
                <w:noProof/>
                <w:webHidden/>
              </w:rPr>
              <w:fldChar w:fldCharType="begin"/>
            </w:r>
            <w:r w:rsidR="0000359E">
              <w:rPr>
                <w:noProof/>
                <w:webHidden/>
              </w:rPr>
              <w:instrText xml:space="preserve"> PAGEREF _Toc521460295 \h </w:instrText>
            </w:r>
            <w:r w:rsidR="0000359E">
              <w:rPr>
                <w:noProof/>
                <w:webHidden/>
              </w:rPr>
            </w:r>
            <w:r w:rsidR="0000359E">
              <w:rPr>
                <w:noProof/>
                <w:webHidden/>
              </w:rPr>
              <w:fldChar w:fldCharType="separate"/>
            </w:r>
            <w:r w:rsidR="0000359E">
              <w:rPr>
                <w:noProof/>
                <w:webHidden/>
              </w:rPr>
              <w:t>21</w:t>
            </w:r>
            <w:r w:rsidR="0000359E">
              <w:rPr>
                <w:noProof/>
                <w:webHidden/>
              </w:rPr>
              <w:fldChar w:fldCharType="end"/>
            </w:r>
          </w:hyperlink>
        </w:p>
        <w:p w14:paraId="38C89689" w14:textId="77777777" w:rsidR="0000359E" w:rsidRDefault="002C0FF5">
          <w:pPr>
            <w:pStyle w:val="TOC3"/>
            <w:tabs>
              <w:tab w:val="right" w:leader="dot" w:pos="9350"/>
            </w:tabs>
            <w:rPr>
              <w:noProof/>
              <w:lang w:eastAsia="en-US"/>
            </w:rPr>
          </w:pPr>
          <w:hyperlink w:anchor="_Toc521460296" w:history="1">
            <w:r w:rsidR="0000359E" w:rsidRPr="0080466C">
              <w:rPr>
                <w:rStyle w:val="Hyperlink"/>
                <w:noProof/>
              </w:rPr>
              <w:t>Status</w:t>
            </w:r>
            <w:r w:rsidR="0000359E">
              <w:rPr>
                <w:noProof/>
                <w:webHidden/>
              </w:rPr>
              <w:tab/>
            </w:r>
            <w:r w:rsidR="0000359E">
              <w:rPr>
                <w:noProof/>
                <w:webHidden/>
              </w:rPr>
              <w:fldChar w:fldCharType="begin"/>
            </w:r>
            <w:r w:rsidR="0000359E">
              <w:rPr>
                <w:noProof/>
                <w:webHidden/>
              </w:rPr>
              <w:instrText xml:space="preserve"> PAGEREF _Toc521460296 \h </w:instrText>
            </w:r>
            <w:r w:rsidR="0000359E">
              <w:rPr>
                <w:noProof/>
                <w:webHidden/>
              </w:rPr>
            </w:r>
            <w:r w:rsidR="0000359E">
              <w:rPr>
                <w:noProof/>
                <w:webHidden/>
              </w:rPr>
              <w:fldChar w:fldCharType="separate"/>
            </w:r>
            <w:r w:rsidR="0000359E">
              <w:rPr>
                <w:noProof/>
                <w:webHidden/>
              </w:rPr>
              <w:t>22</w:t>
            </w:r>
            <w:r w:rsidR="0000359E">
              <w:rPr>
                <w:noProof/>
                <w:webHidden/>
              </w:rPr>
              <w:fldChar w:fldCharType="end"/>
            </w:r>
          </w:hyperlink>
        </w:p>
        <w:p w14:paraId="0243E049" w14:textId="77777777" w:rsidR="0000359E" w:rsidRDefault="002C0FF5">
          <w:pPr>
            <w:pStyle w:val="TOC3"/>
            <w:tabs>
              <w:tab w:val="right" w:leader="dot" w:pos="9350"/>
            </w:tabs>
            <w:rPr>
              <w:noProof/>
              <w:lang w:eastAsia="en-US"/>
            </w:rPr>
          </w:pPr>
          <w:hyperlink w:anchor="_Toc521460297" w:history="1">
            <w:r w:rsidR="0000359E" w:rsidRPr="0080466C">
              <w:rPr>
                <w:rStyle w:val="Hyperlink"/>
                <w:noProof/>
              </w:rPr>
              <w:t>Start Time</w:t>
            </w:r>
            <w:r w:rsidR="0000359E">
              <w:rPr>
                <w:noProof/>
                <w:webHidden/>
              </w:rPr>
              <w:tab/>
            </w:r>
            <w:r w:rsidR="0000359E">
              <w:rPr>
                <w:noProof/>
                <w:webHidden/>
              </w:rPr>
              <w:fldChar w:fldCharType="begin"/>
            </w:r>
            <w:r w:rsidR="0000359E">
              <w:rPr>
                <w:noProof/>
                <w:webHidden/>
              </w:rPr>
              <w:instrText xml:space="preserve"> PAGEREF _Toc521460297 \h </w:instrText>
            </w:r>
            <w:r w:rsidR="0000359E">
              <w:rPr>
                <w:noProof/>
                <w:webHidden/>
              </w:rPr>
            </w:r>
            <w:r w:rsidR="0000359E">
              <w:rPr>
                <w:noProof/>
                <w:webHidden/>
              </w:rPr>
              <w:fldChar w:fldCharType="separate"/>
            </w:r>
            <w:r w:rsidR="0000359E">
              <w:rPr>
                <w:noProof/>
                <w:webHidden/>
              </w:rPr>
              <w:t>22</w:t>
            </w:r>
            <w:r w:rsidR="0000359E">
              <w:rPr>
                <w:noProof/>
                <w:webHidden/>
              </w:rPr>
              <w:fldChar w:fldCharType="end"/>
            </w:r>
          </w:hyperlink>
        </w:p>
        <w:p w14:paraId="0100142F" w14:textId="77777777" w:rsidR="0000359E" w:rsidRDefault="002C0FF5">
          <w:pPr>
            <w:pStyle w:val="TOC3"/>
            <w:tabs>
              <w:tab w:val="right" w:leader="dot" w:pos="9350"/>
            </w:tabs>
            <w:rPr>
              <w:noProof/>
              <w:lang w:eastAsia="en-US"/>
            </w:rPr>
          </w:pPr>
          <w:hyperlink w:anchor="_Toc521460298" w:history="1">
            <w:r w:rsidR="0000359E" w:rsidRPr="0080466C">
              <w:rPr>
                <w:rStyle w:val="Hyperlink"/>
                <w:noProof/>
              </w:rPr>
              <w:t>End Time</w:t>
            </w:r>
            <w:r w:rsidR="0000359E">
              <w:rPr>
                <w:noProof/>
                <w:webHidden/>
              </w:rPr>
              <w:tab/>
            </w:r>
            <w:r w:rsidR="0000359E">
              <w:rPr>
                <w:noProof/>
                <w:webHidden/>
              </w:rPr>
              <w:fldChar w:fldCharType="begin"/>
            </w:r>
            <w:r w:rsidR="0000359E">
              <w:rPr>
                <w:noProof/>
                <w:webHidden/>
              </w:rPr>
              <w:instrText xml:space="preserve"> PAGEREF _Toc521460298 \h </w:instrText>
            </w:r>
            <w:r w:rsidR="0000359E">
              <w:rPr>
                <w:noProof/>
                <w:webHidden/>
              </w:rPr>
            </w:r>
            <w:r w:rsidR="0000359E">
              <w:rPr>
                <w:noProof/>
                <w:webHidden/>
              </w:rPr>
              <w:fldChar w:fldCharType="separate"/>
            </w:r>
            <w:r w:rsidR="0000359E">
              <w:rPr>
                <w:noProof/>
                <w:webHidden/>
              </w:rPr>
              <w:t>22</w:t>
            </w:r>
            <w:r w:rsidR="0000359E">
              <w:rPr>
                <w:noProof/>
                <w:webHidden/>
              </w:rPr>
              <w:fldChar w:fldCharType="end"/>
            </w:r>
          </w:hyperlink>
        </w:p>
        <w:p w14:paraId="7B130360" w14:textId="77777777" w:rsidR="0000359E" w:rsidRDefault="002C0FF5">
          <w:pPr>
            <w:pStyle w:val="TOC3"/>
            <w:tabs>
              <w:tab w:val="right" w:leader="dot" w:pos="9350"/>
            </w:tabs>
            <w:rPr>
              <w:noProof/>
              <w:lang w:eastAsia="en-US"/>
            </w:rPr>
          </w:pPr>
          <w:hyperlink w:anchor="_Toc521460299" w:history="1">
            <w:r w:rsidR="0000359E" w:rsidRPr="0080466C">
              <w:rPr>
                <w:rStyle w:val="Hyperlink"/>
                <w:noProof/>
              </w:rPr>
              <w:t>Days</w:t>
            </w:r>
            <w:r w:rsidR="0000359E">
              <w:rPr>
                <w:noProof/>
                <w:webHidden/>
              </w:rPr>
              <w:tab/>
            </w:r>
            <w:r w:rsidR="0000359E">
              <w:rPr>
                <w:noProof/>
                <w:webHidden/>
              </w:rPr>
              <w:fldChar w:fldCharType="begin"/>
            </w:r>
            <w:r w:rsidR="0000359E">
              <w:rPr>
                <w:noProof/>
                <w:webHidden/>
              </w:rPr>
              <w:instrText xml:space="preserve"> PAGEREF _Toc521460299 \h </w:instrText>
            </w:r>
            <w:r w:rsidR="0000359E">
              <w:rPr>
                <w:noProof/>
                <w:webHidden/>
              </w:rPr>
            </w:r>
            <w:r w:rsidR="0000359E">
              <w:rPr>
                <w:noProof/>
                <w:webHidden/>
              </w:rPr>
              <w:fldChar w:fldCharType="separate"/>
            </w:r>
            <w:r w:rsidR="0000359E">
              <w:rPr>
                <w:noProof/>
                <w:webHidden/>
              </w:rPr>
              <w:t>22</w:t>
            </w:r>
            <w:r w:rsidR="0000359E">
              <w:rPr>
                <w:noProof/>
                <w:webHidden/>
              </w:rPr>
              <w:fldChar w:fldCharType="end"/>
            </w:r>
          </w:hyperlink>
        </w:p>
        <w:p w14:paraId="23756279" w14:textId="77777777" w:rsidR="0000359E" w:rsidRDefault="002C0FF5">
          <w:pPr>
            <w:pStyle w:val="TOC3"/>
            <w:tabs>
              <w:tab w:val="right" w:leader="dot" w:pos="9350"/>
            </w:tabs>
            <w:rPr>
              <w:noProof/>
              <w:lang w:eastAsia="en-US"/>
            </w:rPr>
          </w:pPr>
          <w:hyperlink w:anchor="_Toc521460300" w:history="1">
            <w:r w:rsidR="0000359E" w:rsidRPr="0080466C">
              <w:rPr>
                <w:rStyle w:val="Hyperlink"/>
                <w:noProof/>
              </w:rPr>
              <w:t>Effective Date</w:t>
            </w:r>
            <w:r w:rsidR="0000359E">
              <w:rPr>
                <w:noProof/>
                <w:webHidden/>
              </w:rPr>
              <w:tab/>
            </w:r>
            <w:r w:rsidR="0000359E">
              <w:rPr>
                <w:noProof/>
                <w:webHidden/>
              </w:rPr>
              <w:fldChar w:fldCharType="begin"/>
            </w:r>
            <w:r w:rsidR="0000359E">
              <w:rPr>
                <w:noProof/>
                <w:webHidden/>
              </w:rPr>
              <w:instrText xml:space="preserve"> PAGEREF _Toc521460300 \h </w:instrText>
            </w:r>
            <w:r w:rsidR="0000359E">
              <w:rPr>
                <w:noProof/>
                <w:webHidden/>
              </w:rPr>
            </w:r>
            <w:r w:rsidR="0000359E">
              <w:rPr>
                <w:noProof/>
                <w:webHidden/>
              </w:rPr>
              <w:fldChar w:fldCharType="separate"/>
            </w:r>
            <w:r w:rsidR="0000359E">
              <w:rPr>
                <w:noProof/>
                <w:webHidden/>
              </w:rPr>
              <w:t>22</w:t>
            </w:r>
            <w:r w:rsidR="0000359E">
              <w:rPr>
                <w:noProof/>
                <w:webHidden/>
              </w:rPr>
              <w:fldChar w:fldCharType="end"/>
            </w:r>
          </w:hyperlink>
        </w:p>
        <w:p w14:paraId="694F7247" w14:textId="77777777" w:rsidR="0000359E" w:rsidRDefault="002C0FF5">
          <w:pPr>
            <w:pStyle w:val="TOC3"/>
            <w:tabs>
              <w:tab w:val="right" w:leader="dot" w:pos="9350"/>
            </w:tabs>
            <w:rPr>
              <w:noProof/>
              <w:lang w:eastAsia="en-US"/>
            </w:rPr>
          </w:pPr>
          <w:hyperlink w:anchor="_Toc521460301" w:history="1">
            <w:r w:rsidR="0000359E" w:rsidRPr="0080466C">
              <w:rPr>
                <w:rStyle w:val="Hyperlink"/>
                <w:noProof/>
              </w:rPr>
              <w:t>Expiration Date</w:t>
            </w:r>
            <w:r w:rsidR="0000359E">
              <w:rPr>
                <w:noProof/>
                <w:webHidden/>
              </w:rPr>
              <w:tab/>
            </w:r>
            <w:r w:rsidR="0000359E">
              <w:rPr>
                <w:noProof/>
                <w:webHidden/>
              </w:rPr>
              <w:fldChar w:fldCharType="begin"/>
            </w:r>
            <w:r w:rsidR="0000359E">
              <w:rPr>
                <w:noProof/>
                <w:webHidden/>
              </w:rPr>
              <w:instrText xml:space="preserve"> PAGEREF _Toc521460301 \h </w:instrText>
            </w:r>
            <w:r w:rsidR="0000359E">
              <w:rPr>
                <w:noProof/>
                <w:webHidden/>
              </w:rPr>
            </w:r>
            <w:r w:rsidR="0000359E">
              <w:rPr>
                <w:noProof/>
                <w:webHidden/>
              </w:rPr>
              <w:fldChar w:fldCharType="separate"/>
            </w:r>
            <w:r w:rsidR="0000359E">
              <w:rPr>
                <w:noProof/>
                <w:webHidden/>
              </w:rPr>
              <w:t>23</w:t>
            </w:r>
            <w:r w:rsidR="0000359E">
              <w:rPr>
                <w:noProof/>
                <w:webHidden/>
              </w:rPr>
              <w:fldChar w:fldCharType="end"/>
            </w:r>
          </w:hyperlink>
        </w:p>
        <w:p w14:paraId="27E00215" w14:textId="77777777" w:rsidR="0000359E" w:rsidRDefault="002C0FF5">
          <w:pPr>
            <w:pStyle w:val="TOC3"/>
            <w:tabs>
              <w:tab w:val="right" w:leader="dot" w:pos="9350"/>
            </w:tabs>
            <w:rPr>
              <w:noProof/>
              <w:lang w:eastAsia="en-US"/>
            </w:rPr>
          </w:pPr>
          <w:hyperlink w:anchor="_Toc521460302" w:history="1">
            <w:r w:rsidR="0000359E" w:rsidRPr="0080466C">
              <w:rPr>
                <w:rStyle w:val="Hyperlink"/>
                <w:noProof/>
              </w:rPr>
              <w:t>Demographics</w:t>
            </w:r>
            <w:r w:rsidR="0000359E">
              <w:rPr>
                <w:noProof/>
                <w:webHidden/>
              </w:rPr>
              <w:tab/>
            </w:r>
            <w:r w:rsidR="0000359E">
              <w:rPr>
                <w:noProof/>
                <w:webHidden/>
              </w:rPr>
              <w:fldChar w:fldCharType="begin"/>
            </w:r>
            <w:r w:rsidR="0000359E">
              <w:rPr>
                <w:noProof/>
                <w:webHidden/>
              </w:rPr>
              <w:instrText xml:space="preserve"> PAGEREF _Toc521460302 \h </w:instrText>
            </w:r>
            <w:r w:rsidR="0000359E">
              <w:rPr>
                <w:noProof/>
                <w:webHidden/>
              </w:rPr>
            </w:r>
            <w:r w:rsidR="0000359E">
              <w:rPr>
                <w:noProof/>
                <w:webHidden/>
              </w:rPr>
              <w:fldChar w:fldCharType="separate"/>
            </w:r>
            <w:r w:rsidR="0000359E">
              <w:rPr>
                <w:noProof/>
                <w:webHidden/>
              </w:rPr>
              <w:t>23</w:t>
            </w:r>
            <w:r w:rsidR="0000359E">
              <w:rPr>
                <w:noProof/>
                <w:webHidden/>
              </w:rPr>
              <w:fldChar w:fldCharType="end"/>
            </w:r>
          </w:hyperlink>
        </w:p>
        <w:p w14:paraId="57BCB5DF" w14:textId="77777777" w:rsidR="0000359E" w:rsidRDefault="002C0FF5">
          <w:pPr>
            <w:pStyle w:val="TOC2"/>
            <w:tabs>
              <w:tab w:val="right" w:leader="dot" w:pos="9350"/>
            </w:tabs>
            <w:rPr>
              <w:rFonts w:cstheme="minorBidi"/>
              <w:noProof/>
            </w:rPr>
          </w:pPr>
          <w:hyperlink w:anchor="_Toc521460303" w:history="1">
            <w:r w:rsidR="0000359E" w:rsidRPr="0080466C">
              <w:rPr>
                <w:rStyle w:val="Hyperlink"/>
                <w:noProof/>
              </w:rPr>
              <w:t>SAVE/Update</w:t>
            </w:r>
            <w:r w:rsidR="0000359E">
              <w:rPr>
                <w:noProof/>
                <w:webHidden/>
              </w:rPr>
              <w:tab/>
            </w:r>
            <w:r w:rsidR="0000359E">
              <w:rPr>
                <w:noProof/>
                <w:webHidden/>
              </w:rPr>
              <w:fldChar w:fldCharType="begin"/>
            </w:r>
            <w:r w:rsidR="0000359E">
              <w:rPr>
                <w:noProof/>
                <w:webHidden/>
              </w:rPr>
              <w:instrText xml:space="preserve"> PAGEREF _Toc521460303 \h </w:instrText>
            </w:r>
            <w:r w:rsidR="0000359E">
              <w:rPr>
                <w:noProof/>
                <w:webHidden/>
              </w:rPr>
            </w:r>
            <w:r w:rsidR="0000359E">
              <w:rPr>
                <w:noProof/>
                <w:webHidden/>
              </w:rPr>
              <w:fldChar w:fldCharType="separate"/>
            </w:r>
            <w:r w:rsidR="0000359E">
              <w:rPr>
                <w:noProof/>
                <w:webHidden/>
              </w:rPr>
              <w:t>23</w:t>
            </w:r>
            <w:r w:rsidR="0000359E">
              <w:rPr>
                <w:noProof/>
                <w:webHidden/>
              </w:rPr>
              <w:fldChar w:fldCharType="end"/>
            </w:r>
          </w:hyperlink>
        </w:p>
        <w:p w14:paraId="7D9A0878" w14:textId="77777777" w:rsidR="0000359E" w:rsidRDefault="002C0FF5">
          <w:pPr>
            <w:pStyle w:val="TOC2"/>
            <w:tabs>
              <w:tab w:val="right" w:leader="dot" w:pos="9350"/>
            </w:tabs>
            <w:rPr>
              <w:rFonts w:cstheme="minorBidi"/>
              <w:noProof/>
            </w:rPr>
          </w:pPr>
          <w:hyperlink w:anchor="_Toc521460304" w:history="1">
            <w:r w:rsidR="0000359E" w:rsidRPr="0080466C">
              <w:rPr>
                <w:rStyle w:val="Hyperlink"/>
                <w:noProof/>
              </w:rPr>
              <w:t>DELETE</w:t>
            </w:r>
            <w:r w:rsidR="0000359E">
              <w:rPr>
                <w:noProof/>
                <w:webHidden/>
              </w:rPr>
              <w:tab/>
            </w:r>
            <w:r w:rsidR="0000359E">
              <w:rPr>
                <w:noProof/>
                <w:webHidden/>
              </w:rPr>
              <w:fldChar w:fldCharType="begin"/>
            </w:r>
            <w:r w:rsidR="0000359E">
              <w:rPr>
                <w:noProof/>
                <w:webHidden/>
              </w:rPr>
              <w:instrText xml:space="preserve"> PAGEREF _Toc521460304 \h </w:instrText>
            </w:r>
            <w:r w:rsidR="0000359E">
              <w:rPr>
                <w:noProof/>
                <w:webHidden/>
              </w:rPr>
            </w:r>
            <w:r w:rsidR="0000359E">
              <w:rPr>
                <w:noProof/>
                <w:webHidden/>
              </w:rPr>
              <w:fldChar w:fldCharType="separate"/>
            </w:r>
            <w:r w:rsidR="0000359E">
              <w:rPr>
                <w:noProof/>
                <w:webHidden/>
              </w:rPr>
              <w:t>24</w:t>
            </w:r>
            <w:r w:rsidR="0000359E">
              <w:rPr>
                <w:noProof/>
                <w:webHidden/>
              </w:rPr>
              <w:fldChar w:fldCharType="end"/>
            </w:r>
          </w:hyperlink>
        </w:p>
        <w:p w14:paraId="1943E958" w14:textId="77777777" w:rsidR="0000359E" w:rsidRDefault="002C0FF5">
          <w:pPr>
            <w:pStyle w:val="TOC1"/>
            <w:tabs>
              <w:tab w:val="right" w:leader="dot" w:pos="9350"/>
            </w:tabs>
            <w:rPr>
              <w:noProof/>
              <w:lang w:eastAsia="en-US"/>
            </w:rPr>
          </w:pPr>
          <w:hyperlink w:anchor="_Toc521460305" w:history="1">
            <w:r w:rsidR="0000359E" w:rsidRPr="0080466C">
              <w:rPr>
                <w:rStyle w:val="Hyperlink"/>
                <w:noProof/>
              </w:rPr>
              <w:t>Manage Media</w:t>
            </w:r>
            <w:r w:rsidR="0000359E">
              <w:rPr>
                <w:noProof/>
                <w:webHidden/>
              </w:rPr>
              <w:tab/>
            </w:r>
            <w:r w:rsidR="0000359E">
              <w:rPr>
                <w:noProof/>
                <w:webHidden/>
              </w:rPr>
              <w:fldChar w:fldCharType="begin"/>
            </w:r>
            <w:r w:rsidR="0000359E">
              <w:rPr>
                <w:noProof/>
                <w:webHidden/>
              </w:rPr>
              <w:instrText xml:space="preserve"> PAGEREF _Toc521460305 \h </w:instrText>
            </w:r>
            <w:r w:rsidR="0000359E">
              <w:rPr>
                <w:noProof/>
                <w:webHidden/>
              </w:rPr>
            </w:r>
            <w:r w:rsidR="0000359E">
              <w:rPr>
                <w:noProof/>
                <w:webHidden/>
              </w:rPr>
              <w:fldChar w:fldCharType="separate"/>
            </w:r>
            <w:r w:rsidR="0000359E">
              <w:rPr>
                <w:noProof/>
                <w:webHidden/>
              </w:rPr>
              <w:t>24</w:t>
            </w:r>
            <w:r w:rsidR="0000359E">
              <w:rPr>
                <w:noProof/>
                <w:webHidden/>
              </w:rPr>
              <w:fldChar w:fldCharType="end"/>
            </w:r>
          </w:hyperlink>
        </w:p>
        <w:p w14:paraId="5D5B9149" w14:textId="77777777" w:rsidR="0000359E" w:rsidRDefault="002C0FF5">
          <w:pPr>
            <w:pStyle w:val="TOC2"/>
            <w:tabs>
              <w:tab w:val="right" w:leader="dot" w:pos="9350"/>
            </w:tabs>
            <w:rPr>
              <w:rFonts w:cstheme="minorBidi"/>
              <w:noProof/>
            </w:rPr>
          </w:pPr>
          <w:hyperlink w:anchor="_Toc521460306" w:history="1">
            <w:r w:rsidR="0000359E" w:rsidRPr="0080466C">
              <w:rPr>
                <w:rStyle w:val="Hyperlink"/>
                <w:noProof/>
              </w:rPr>
              <w:t>Upfronts</w:t>
            </w:r>
            <w:r w:rsidR="0000359E">
              <w:rPr>
                <w:noProof/>
                <w:webHidden/>
              </w:rPr>
              <w:tab/>
            </w:r>
            <w:r w:rsidR="0000359E">
              <w:rPr>
                <w:noProof/>
                <w:webHidden/>
              </w:rPr>
              <w:fldChar w:fldCharType="begin"/>
            </w:r>
            <w:r w:rsidR="0000359E">
              <w:rPr>
                <w:noProof/>
                <w:webHidden/>
              </w:rPr>
              <w:instrText xml:space="preserve"> PAGEREF _Toc521460306 \h </w:instrText>
            </w:r>
            <w:r w:rsidR="0000359E">
              <w:rPr>
                <w:noProof/>
                <w:webHidden/>
              </w:rPr>
            </w:r>
            <w:r w:rsidR="0000359E">
              <w:rPr>
                <w:noProof/>
                <w:webHidden/>
              </w:rPr>
              <w:fldChar w:fldCharType="separate"/>
            </w:r>
            <w:r w:rsidR="0000359E">
              <w:rPr>
                <w:noProof/>
                <w:webHidden/>
              </w:rPr>
              <w:t>24</w:t>
            </w:r>
            <w:r w:rsidR="0000359E">
              <w:rPr>
                <w:noProof/>
                <w:webHidden/>
              </w:rPr>
              <w:fldChar w:fldCharType="end"/>
            </w:r>
          </w:hyperlink>
        </w:p>
        <w:p w14:paraId="1CE17FD4" w14:textId="77777777" w:rsidR="0000359E" w:rsidRDefault="002C0FF5">
          <w:pPr>
            <w:pStyle w:val="TOC3"/>
            <w:tabs>
              <w:tab w:val="right" w:leader="dot" w:pos="9350"/>
            </w:tabs>
            <w:rPr>
              <w:noProof/>
              <w:lang w:eastAsia="en-US"/>
            </w:rPr>
          </w:pPr>
          <w:hyperlink w:anchor="_Toc521460307" w:history="1">
            <w:r w:rsidR="0000359E" w:rsidRPr="0080466C">
              <w:rPr>
                <w:rStyle w:val="Hyperlink"/>
                <w:noProof/>
              </w:rPr>
              <w:t>Edit</w:t>
            </w:r>
            <w:r w:rsidR="0000359E">
              <w:rPr>
                <w:noProof/>
                <w:webHidden/>
              </w:rPr>
              <w:tab/>
            </w:r>
            <w:r w:rsidR="0000359E">
              <w:rPr>
                <w:noProof/>
                <w:webHidden/>
              </w:rPr>
              <w:fldChar w:fldCharType="begin"/>
            </w:r>
            <w:r w:rsidR="0000359E">
              <w:rPr>
                <w:noProof/>
                <w:webHidden/>
              </w:rPr>
              <w:instrText xml:space="preserve"> PAGEREF _Toc521460307 \h </w:instrText>
            </w:r>
            <w:r w:rsidR="0000359E">
              <w:rPr>
                <w:noProof/>
                <w:webHidden/>
              </w:rPr>
            </w:r>
            <w:r w:rsidR="0000359E">
              <w:rPr>
                <w:noProof/>
                <w:webHidden/>
              </w:rPr>
              <w:fldChar w:fldCharType="separate"/>
            </w:r>
            <w:r w:rsidR="0000359E">
              <w:rPr>
                <w:noProof/>
                <w:webHidden/>
              </w:rPr>
              <w:t>24</w:t>
            </w:r>
            <w:r w:rsidR="0000359E">
              <w:rPr>
                <w:noProof/>
                <w:webHidden/>
              </w:rPr>
              <w:fldChar w:fldCharType="end"/>
            </w:r>
          </w:hyperlink>
        </w:p>
        <w:p w14:paraId="11F1A77C" w14:textId="77777777" w:rsidR="0000359E" w:rsidRDefault="002C0FF5">
          <w:pPr>
            <w:pStyle w:val="TOC3"/>
            <w:tabs>
              <w:tab w:val="right" w:leader="dot" w:pos="9350"/>
            </w:tabs>
            <w:rPr>
              <w:noProof/>
              <w:lang w:eastAsia="en-US"/>
            </w:rPr>
          </w:pPr>
          <w:hyperlink w:anchor="_Toc521460308" w:history="1">
            <w:r w:rsidR="0000359E" w:rsidRPr="0080466C">
              <w:rPr>
                <w:rStyle w:val="Hyperlink"/>
                <w:noProof/>
              </w:rPr>
              <w:t>VIEW UPFRONT</w:t>
            </w:r>
            <w:r w:rsidR="0000359E">
              <w:rPr>
                <w:noProof/>
                <w:webHidden/>
              </w:rPr>
              <w:tab/>
            </w:r>
            <w:r w:rsidR="0000359E">
              <w:rPr>
                <w:noProof/>
                <w:webHidden/>
              </w:rPr>
              <w:fldChar w:fldCharType="begin"/>
            </w:r>
            <w:r w:rsidR="0000359E">
              <w:rPr>
                <w:noProof/>
                <w:webHidden/>
              </w:rPr>
              <w:instrText xml:space="preserve"> PAGEREF _Toc521460308 \h </w:instrText>
            </w:r>
            <w:r w:rsidR="0000359E">
              <w:rPr>
                <w:noProof/>
                <w:webHidden/>
              </w:rPr>
            </w:r>
            <w:r w:rsidR="0000359E">
              <w:rPr>
                <w:noProof/>
                <w:webHidden/>
              </w:rPr>
              <w:fldChar w:fldCharType="separate"/>
            </w:r>
            <w:r w:rsidR="0000359E">
              <w:rPr>
                <w:noProof/>
                <w:webHidden/>
              </w:rPr>
              <w:t>34</w:t>
            </w:r>
            <w:r w:rsidR="0000359E">
              <w:rPr>
                <w:noProof/>
                <w:webHidden/>
              </w:rPr>
              <w:fldChar w:fldCharType="end"/>
            </w:r>
          </w:hyperlink>
        </w:p>
        <w:p w14:paraId="7EB2EDC0" w14:textId="77777777" w:rsidR="0000359E" w:rsidRDefault="002C0FF5">
          <w:pPr>
            <w:pStyle w:val="TOC3"/>
            <w:tabs>
              <w:tab w:val="right" w:leader="dot" w:pos="9350"/>
            </w:tabs>
            <w:rPr>
              <w:noProof/>
              <w:lang w:eastAsia="en-US"/>
            </w:rPr>
          </w:pPr>
          <w:hyperlink w:anchor="_Toc521460309" w:history="1">
            <w:r w:rsidR="0000359E" w:rsidRPr="0080466C">
              <w:rPr>
                <w:rStyle w:val="Hyperlink"/>
                <w:noProof/>
              </w:rPr>
              <w:t>Create Upfront</w:t>
            </w:r>
            <w:r w:rsidR="0000359E">
              <w:rPr>
                <w:noProof/>
                <w:webHidden/>
              </w:rPr>
              <w:tab/>
            </w:r>
            <w:r w:rsidR="0000359E">
              <w:rPr>
                <w:noProof/>
                <w:webHidden/>
              </w:rPr>
              <w:fldChar w:fldCharType="begin"/>
            </w:r>
            <w:r w:rsidR="0000359E">
              <w:rPr>
                <w:noProof/>
                <w:webHidden/>
              </w:rPr>
              <w:instrText xml:space="preserve"> PAGEREF _Toc521460309 \h </w:instrText>
            </w:r>
            <w:r w:rsidR="0000359E">
              <w:rPr>
                <w:noProof/>
                <w:webHidden/>
              </w:rPr>
            </w:r>
            <w:r w:rsidR="0000359E">
              <w:rPr>
                <w:noProof/>
                <w:webHidden/>
              </w:rPr>
              <w:fldChar w:fldCharType="separate"/>
            </w:r>
            <w:r w:rsidR="0000359E">
              <w:rPr>
                <w:noProof/>
                <w:webHidden/>
              </w:rPr>
              <w:t>35</w:t>
            </w:r>
            <w:r w:rsidR="0000359E">
              <w:rPr>
                <w:noProof/>
                <w:webHidden/>
              </w:rPr>
              <w:fldChar w:fldCharType="end"/>
            </w:r>
          </w:hyperlink>
        </w:p>
        <w:p w14:paraId="3157D750" w14:textId="77777777" w:rsidR="0000359E" w:rsidRDefault="002C0FF5">
          <w:pPr>
            <w:pStyle w:val="TOC3"/>
            <w:tabs>
              <w:tab w:val="right" w:leader="dot" w:pos="9350"/>
            </w:tabs>
            <w:rPr>
              <w:noProof/>
              <w:lang w:eastAsia="en-US"/>
            </w:rPr>
          </w:pPr>
          <w:hyperlink w:anchor="_Toc521460310" w:history="1">
            <w:r w:rsidR="0000359E" w:rsidRPr="0080466C">
              <w:rPr>
                <w:rStyle w:val="Hyperlink"/>
                <w:noProof/>
              </w:rPr>
              <w:t>Delete Upfront</w:t>
            </w:r>
            <w:r w:rsidR="0000359E">
              <w:rPr>
                <w:noProof/>
                <w:webHidden/>
              </w:rPr>
              <w:tab/>
            </w:r>
            <w:r w:rsidR="0000359E">
              <w:rPr>
                <w:noProof/>
                <w:webHidden/>
              </w:rPr>
              <w:fldChar w:fldCharType="begin"/>
            </w:r>
            <w:r w:rsidR="0000359E">
              <w:rPr>
                <w:noProof/>
                <w:webHidden/>
              </w:rPr>
              <w:instrText xml:space="preserve"> PAGEREF _Toc521460310 \h </w:instrText>
            </w:r>
            <w:r w:rsidR="0000359E">
              <w:rPr>
                <w:noProof/>
                <w:webHidden/>
              </w:rPr>
            </w:r>
            <w:r w:rsidR="0000359E">
              <w:rPr>
                <w:noProof/>
                <w:webHidden/>
              </w:rPr>
              <w:fldChar w:fldCharType="separate"/>
            </w:r>
            <w:r w:rsidR="0000359E">
              <w:rPr>
                <w:noProof/>
                <w:webHidden/>
              </w:rPr>
              <w:t>35</w:t>
            </w:r>
            <w:r w:rsidR="0000359E">
              <w:rPr>
                <w:noProof/>
                <w:webHidden/>
              </w:rPr>
              <w:fldChar w:fldCharType="end"/>
            </w:r>
          </w:hyperlink>
        </w:p>
        <w:p w14:paraId="11EBD595" w14:textId="77777777" w:rsidR="0000359E" w:rsidRDefault="002C0FF5">
          <w:pPr>
            <w:pStyle w:val="TOC3"/>
            <w:tabs>
              <w:tab w:val="right" w:leader="dot" w:pos="9350"/>
            </w:tabs>
            <w:rPr>
              <w:noProof/>
              <w:lang w:eastAsia="en-US"/>
            </w:rPr>
          </w:pPr>
          <w:hyperlink w:anchor="_Toc521460311" w:history="1">
            <w:r w:rsidR="0000359E" w:rsidRPr="0080466C">
              <w:rPr>
                <w:rStyle w:val="Hyperlink"/>
                <w:noProof/>
              </w:rPr>
              <w:t>Display All Upfronts</w:t>
            </w:r>
            <w:r w:rsidR="0000359E">
              <w:rPr>
                <w:noProof/>
                <w:webHidden/>
              </w:rPr>
              <w:tab/>
            </w:r>
            <w:r w:rsidR="0000359E">
              <w:rPr>
                <w:noProof/>
                <w:webHidden/>
              </w:rPr>
              <w:fldChar w:fldCharType="begin"/>
            </w:r>
            <w:r w:rsidR="0000359E">
              <w:rPr>
                <w:noProof/>
                <w:webHidden/>
              </w:rPr>
              <w:instrText xml:space="preserve"> PAGEREF _Toc521460311 \h </w:instrText>
            </w:r>
            <w:r w:rsidR="0000359E">
              <w:rPr>
                <w:noProof/>
                <w:webHidden/>
              </w:rPr>
            </w:r>
            <w:r w:rsidR="0000359E">
              <w:rPr>
                <w:noProof/>
                <w:webHidden/>
              </w:rPr>
              <w:fldChar w:fldCharType="separate"/>
            </w:r>
            <w:r w:rsidR="0000359E">
              <w:rPr>
                <w:noProof/>
                <w:webHidden/>
              </w:rPr>
              <w:t>36</w:t>
            </w:r>
            <w:r w:rsidR="0000359E">
              <w:rPr>
                <w:noProof/>
                <w:webHidden/>
              </w:rPr>
              <w:fldChar w:fldCharType="end"/>
            </w:r>
          </w:hyperlink>
        </w:p>
        <w:p w14:paraId="1F6D6D7A" w14:textId="77777777" w:rsidR="0000359E" w:rsidRDefault="002C0FF5">
          <w:pPr>
            <w:pStyle w:val="TOC2"/>
            <w:tabs>
              <w:tab w:val="right" w:leader="dot" w:pos="9350"/>
            </w:tabs>
            <w:rPr>
              <w:rFonts w:cstheme="minorBidi"/>
              <w:noProof/>
            </w:rPr>
          </w:pPr>
          <w:hyperlink w:anchor="_Toc521460312" w:history="1">
            <w:r w:rsidR="0000359E" w:rsidRPr="0080466C">
              <w:rPr>
                <w:rStyle w:val="Hyperlink"/>
                <w:noProof/>
              </w:rPr>
              <w:t>Remnants</w:t>
            </w:r>
            <w:r w:rsidR="0000359E">
              <w:rPr>
                <w:noProof/>
                <w:webHidden/>
              </w:rPr>
              <w:tab/>
            </w:r>
            <w:r w:rsidR="0000359E">
              <w:rPr>
                <w:noProof/>
                <w:webHidden/>
              </w:rPr>
              <w:fldChar w:fldCharType="begin"/>
            </w:r>
            <w:r w:rsidR="0000359E">
              <w:rPr>
                <w:noProof/>
                <w:webHidden/>
              </w:rPr>
              <w:instrText xml:space="preserve"> PAGEREF _Toc521460312 \h </w:instrText>
            </w:r>
            <w:r w:rsidR="0000359E">
              <w:rPr>
                <w:noProof/>
                <w:webHidden/>
              </w:rPr>
            </w:r>
            <w:r w:rsidR="0000359E">
              <w:rPr>
                <w:noProof/>
                <w:webHidden/>
              </w:rPr>
              <w:fldChar w:fldCharType="separate"/>
            </w:r>
            <w:r w:rsidR="0000359E">
              <w:rPr>
                <w:noProof/>
                <w:webHidden/>
              </w:rPr>
              <w:t>36</w:t>
            </w:r>
            <w:r w:rsidR="0000359E">
              <w:rPr>
                <w:noProof/>
                <w:webHidden/>
              </w:rPr>
              <w:fldChar w:fldCharType="end"/>
            </w:r>
          </w:hyperlink>
        </w:p>
        <w:p w14:paraId="440DAB93" w14:textId="77777777" w:rsidR="0000359E" w:rsidRDefault="002C0FF5">
          <w:pPr>
            <w:pStyle w:val="TOC3"/>
            <w:tabs>
              <w:tab w:val="right" w:leader="dot" w:pos="9350"/>
            </w:tabs>
            <w:rPr>
              <w:noProof/>
              <w:lang w:eastAsia="en-US"/>
            </w:rPr>
          </w:pPr>
          <w:hyperlink w:anchor="_Toc521460313" w:history="1">
            <w:r w:rsidR="0000359E" w:rsidRPr="0080466C">
              <w:rPr>
                <w:rStyle w:val="Hyperlink"/>
                <w:noProof/>
              </w:rPr>
              <w:t>Edit</w:t>
            </w:r>
            <w:r w:rsidR="0000359E">
              <w:rPr>
                <w:noProof/>
                <w:webHidden/>
              </w:rPr>
              <w:tab/>
            </w:r>
            <w:r w:rsidR="0000359E">
              <w:rPr>
                <w:noProof/>
                <w:webHidden/>
              </w:rPr>
              <w:fldChar w:fldCharType="begin"/>
            </w:r>
            <w:r w:rsidR="0000359E">
              <w:rPr>
                <w:noProof/>
                <w:webHidden/>
              </w:rPr>
              <w:instrText xml:space="preserve"> PAGEREF _Toc521460313 \h </w:instrText>
            </w:r>
            <w:r w:rsidR="0000359E">
              <w:rPr>
                <w:noProof/>
                <w:webHidden/>
              </w:rPr>
            </w:r>
            <w:r w:rsidR="0000359E">
              <w:rPr>
                <w:noProof/>
                <w:webHidden/>
              </w:rPr>
              <w:fldChar w:fldCharType="separate"/>
            </w:r>
            <w:r w:rsidR="0000359E">
              <w:rPr>
                <w:noProof/>
                <w:webHidden/>
              </w:rPr>
              <w:t>36</w:t>
            </w:r>
            <w:r w:rsidR="0000359E">
              <w:rPr>
                <w:noProof/>
                <w:webHidden/>
              </w:rPr>
              <w:fldChar w:fldCharType="end"/>
            </w:r>
          </w:hyperlink>
        </w:p>
        <w:p w14:paraId="5B7C0077" w14:textId="77777777" w:rsidR="0000359E" w:rsidRDefault="002C0FF5">
          <w:pPr>
            <w:pStyle w:val="TOC1"/>
            <w:tabs>
              <w:tab w:val="right" w:leader="dot" w:pos="9350"/>
            </w:tabs>
            <w:rPr>
              <w:noProof/>
              <w:lang w:eastAsia="en-US"/>
            </w:rPr>
          </w:pPr>
          <w:hyperlink w:anchor="_Toc521460314" w:history="1">
            <w:r w:rsidR="0000359E" w:rsidRPr="0080466C">
              <w:rPr>
                <w:rStyle w:val="Hyperlink"/>
                <w:noProof/>
              </w:rPr>
              <w:t>Appendix A.  Permissions (provided by Ocean Media)</w:t>
            </w:r>
            <w:r w:rsidR="0000359E">
              <w:rPr>
                <w:noProof/>
                <w:webHidden/>
              </w:rPr>
              <w:tab/>
            </w:r>
            <w:r w:rsidR="0000359E">
              <w:rPr>
                <w:noProof/>
                <w:webHidden/>
              </w:rPr>
              <w:fldChar w:fldCharType="begin"/>
            </w:r>
            <w:r w:rsidR="0000359E">
              <w:rPr>
                <w:noProof/>
                <w:webHidden/>
              </w:rPr>
              <w:instrText xml:space="preserve"> PAGEREF _Toc521460314 \h </w:instrText>
            </w:r>
            <w:r w:rsidR="0000359E">
              <w:rPr>
                <w:noProof/>
                <w:webHidden/>
              </w:rPr>
            </w:r>
            <w:r w:rsidR="0000359E">
              <w:rPr>
                <w:noProof/>
                <w:webHidden/>
              </w:rPr>
              <w:fldChar w:fldCharType="separate"/>
            </w:r>
            <w:r w:rsidR="0000359E">
              <w:rPr>
                <w:noProof/>
                <w:webHidden/>
              </w:rPr>
              <w:t>40</w:t>
            </w:r>
            <w:r w:rsidR="0000359E">
              <w:rPr>
                <w:noProof/>
                <w:webHidden/>
              </w:rPr>
              <w:fldChar w:fldCharType="end"/>
            </w:r>
          </w:hyperlink>
        </w:p>
        <w:p w14:paraId="3F2ABBCF" w14:textId="77777777" w:rsidR="0000359E" w:rsidRDefault="002C0FF5">
          <w:pPr>
            <w:pStyle w:val="TOC1"/>
            <w:tabs>
              <w:tab w:val="right" w:leader="dot" w:pos="9350"/>
            </w:tabs>
            <w:rPr>
              <w:noProof/>
              <w:lang w:eastAsia="en-US"/>
            </w:rPr>
          </w:pPr>
          <w:hyperlink w:anchor="_Toc521460315" w:history="1">
            <w:r w:rsidR="0000359E" w:rsidRPr="0080466C">
              <w:rPr>
                <w:rStyle w:val="Hyperlink"/>
                <w:noProof/>
              </w:rPr>
              <w:t>Appendix B.  Schedule</w:t>
            </w:r>
            <w:r w:rsidR="0000359E">
              <w:rPr>
                <w:noProof/>
                <w:webHidden/>
              </w:rPr>
              <w:tab/>
            </w:r>
            <w:r w:rsidR="0000359E">
              <w:rPr>
                <w:noProof/>
                <w:webHidden/>
              </w:rPr>
              <w:fldChar w:fldCharType="begin"/>
            </w:r>
            <w:r w:rsidR="0000359E">
              <w:rPr>
                <w:noProof/>
                <w:webHidden/>
              </w:rPr>
              <w:instrText xml:space="preserve"> PAGEREF _Toc521460315 \h </w:instrText>
            </w:r>
            <w:r w:rsidR="0000359E">
              <w:rPr>
                <w:noProof/>
                <w:webHidden/>
              </w:rPr>
            </w:r>
            <w:r w:rsidR="0000359E">
              <w:rPr>
                <w:noProof/>
                <w:webHidden/>
              </w:rPr>
              <w:fldChar w:fldCharType="separate"/>
            </w:r>
            <w:r w:rsidR="0000359E">
              <w:rPr>
                <w:noProof/>
                <w:webHidden/>
              </w:rPr>
              <w:t>41</w:t>
            </w:r>
            <w:r w:rsidR="0000359E">
              <w:rPr>
                <w:noProof/>
                <w:webHidden/>
              </w:rPr>
              <w:fldChar w:fldCharType="end"/>
            </w:r>
          </w:hyperlink>
        </w:p>
        <w:p w14:paraId="1D2417D7" w14:textId="50EF9D81" w:rsidR="004C0FD6" w:rsidRDefault="004C0FD6">
          <w:r>
            <w:rPr>
              <w:b/>
              <w:bCs/>
              <w:noProof/>
            </w:rPr>
            <w:fldChar w:fldCharType="end"/>
          </w:r>
        </w:p>
      </w:sdtContent>
    </w:sdt>
    <w:p w14:paraId="5241B46D" w14:textId="77777777" w:rsidR="00041E7E" w:rsidRPr="004E1AED" w:rsidRDefault="00041E7E" w:rsidP="004E1AED">
      <w:pPr>
        <w:pStyle w:val="Title"/>
      </w:pPr>
    </w:p>
    <w:p w14:paraId="784D6F8F" w14:textId="209FB2EC" w:rsidR="00810B9C" w:rsidRPr="003E6474" w:rsidRDefault="000174F2" w:rsidP="00810B9C">
      <w:r>
        <w:br w:type="page"/>
      </w:r>
    </w:p>
    <w:p w14:paraId="2677890B" w14:textId="0DA5A53F" w:rsidR="00194DF6" w:rsidRDefault="00041E7E">
      <w:pPr>
        <w:pStyle w:val="Heading1"/>
      </w:pPr>
      <w:bookmarkStart w:id="0" w:name="_Toc521460248"/>
      <w:r>
        <w:lastRenderedPageBreak/>
        <w:t>Client Commission Rates</w:t>
      </w:r>
      <w:bookmarkEnd w:id="0"/>
    </w:p>
    <w:p w14:paraId="0A649239" w14:textId="687CD593" w:rsidR="00E044F1" w:rsidRPr="00362564" w:rsidRDefault="00362564" w:rsidP="004A411E">
      <w:pPr>
        <w:rPr>
          <w:highlight w:val="yellow"/>
        </w:rPr>
      </w:pPr>
      <w:r>
        <w:rPr>
          <w:highlight w:val="yellow"/>
        </w:rPr>
        <w:t>Approved On:</w:t>
      </w:r>
      <w:r w:rsidR="00324810">
        <w:rPr>
          <w:highlight w:val="yellow"/>
        </w:rPr>
        <w:t xml:space="preserve"> 7/15/2018</w:t>
      </w:r>
      <w:r>
        <w:rPr>
          <w:highlight w:val="yellow"/>
        </w:rPr>
        <w:br/>
        <w:t>Approved By:</w:t>
      </w:r>
      <w:r w:rsidR="00324810">
        <w:rPr>
          <w:highlight w:val="yellow"/>
        </w:rPr>
        <w:t xml:space="preserve"> Brenda Cwierz</w:t>
      </w:r>
      <w:r>
        <w:rPr>
          <w:highlight w:val="yellow"/>
        </w:rPr>
        <w:br/>
      </w:r>
      <w:r w:rsidR="004A411E" w:rsidRPr="004A411E">
        <w:rPr>
          <w:highlight w:val="yellow"/>
        </w:rPr>
        <w:t>Promised Delivery Date:  7/31/2018</w:t>
      </w:r>
      <w:ins w:id="1" w:author="C Pham" w:date="2018-08-02T21:53:00Z">
        <w:r w:rsidR="00E044F1">
          <w:rPr>
            <w:highlight w:val="yellow"/>
          </w:rPr>
          <w:br/>
          <w:t>PUBLISHED:  7/31/2018</w:t>
        </w:r>
      </w:ins>
    </w:p>
    <w:p w14:paraId="52D1267D" w14:textId="77777777" w:rsidR="004E1AED" w:rsidRDefault="00D6295D" w:rsidP="004C0FD6">
      <w:pPr>
        <w:pStyle w:val="Heading2"/>
      </w:pPr>
      <w:bookmarkStart w:id="2" w:name="_Toc521460249"/>
      <w:r>
        <w:t>Permissions</w:t>
      </w:r>
      <w:bookmarkEnd w:id="2"/>
    </w:p>
    <w:p w14:paraId="30C60E20" w14:textId="000A5AD6" w:rsidR="00B075D8" w:rsidRPr="00B075D8" w:rsidRDefault="00B075D8" w:rsidP="00B075D8">
      <w:r>
        <w:t>As defined by Ocean Media:  Limited based on list (</w:t>
      </w:r>
      <w:r>
        <w:fldChar w:fldCharType="begin"/>
      </w:r>
      <w:r>
        <w:instrText xml:space="preserve"> REF _Ref519317012 \h </w:instrText>
      </w:r>
      <w:r>
        <w:fldChar w:fldCharType="separate"/>
      </w:r>
      <w:r w:rsidR="00666236">
        <w:t>Appendix A</w:t>
      </w:r>
      <w:r>
        <w:fldChar w:fldCharType="end"/>
      </w:r>
      <w:r>
        <w:t>)</w:t>
      </w:r>
    </w:p>
    <w:p w14:paraId="67D391F2" w14:textId="72DEAEBF" w:rsidR="000174F2" w:rsidRDefault="00D6295D" w:rsidP="00D6295D">
      <w:r>
        <w:t>Only allow access to those assigned a “Finance” Role.</w:t>
      </w:r>
      <w:r w:rsidR="008C694C">
        <w:t xml:space="preserve">   Icon as show</w:t>
      </w:r>
      <w:r w:rsidR="000174F2">
        <w:t>n</w:t>
      </w:r>
      <w:r w:rsidR="008C694C">
        <w:t xml:space="preserve"> on Figure 1 will not be visible to those with no “Finance” Role.  </w:t>
      </w:r>
      <w:r w:rsidR="000174F2">
        <w:t>(</w:t>
      </w:r>
      <w:r w:rsidR="000174F2">
        <w:fldChar w:fldCharType="begin"/>
      </w:r>
      <w:r w:rsidR="000174F2">
        <w:instrText xml:space="preserve"> REF _Ref519267404 \h </w:instrText>
      </w:r>
      <w:r w:rsidR="000174F2">
        <w:fldChar w:fldCharType="separate"/>
      </w:r>
      <w:r w:rsidR="00666236" w:rsidRPr="008C694C">
        <w:rPr>
          <w:sz w:val="16"/>
        </w:rPr>
        <w:t xml:space="preserve">Figure </w:t>
      </w:r>
      <w:r w:rsidR="00666236">
        <w:rPr>
          <w:noProof/>
          <w:sz w:val="16"/>
        </w:rPr>
        <w:t>1</w:t>
      </w:r>
      <w:r w:rsidR="00666236" w:rsidRPr="008C694C">
        <w:rPr>
          <w:sz w:val="16"/>
        </w:rPr>
        <w:t>.  Access to Client Commission Rates</w:t>
      </w:r>
      <w:r w:rsidR="000174F2">
        <w:fldChar w:fldCharType="end"/>
      </w:r>
      <w:r w:rsidR="000174F2">
        <w:t>)</w:t>
      </w:r>
    </w:p>
    <w:p w14:paraId="561B1027" w14:textId="77777777" w:rsidR="000174F2" w:rsidRDefault="008C694C" w:rsidP="00D6295D">
      <w:r>
        <w:t xml:space="preserve">The “Finance” role </w:t>
      </w:r>
      <w:r w:rsidR="000174F2">
        <w:t>will be given to: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9"/>
      </w:tblGrid>
      <w:tr w:rsidR="000174F2" w:rsidRPr="000174F2" w14:paraId="6FF1D38B" w14:textId="77777777" w:rsidTr="000174F2">
        <w:trPr>
          <w:tblCellSpacing w:w="15" w:type="dxa"/>
        </w:trPr>
        <w:tc>
          <w:tcPr>
            <w:tcW w:w="0" w:type="auto"/>
            <w:vAlign w:val="center"/>
            <w:hideMark/>
          </w:tcPr>
          <w:p w14:paraId="4BBB6A82" w14:textId="77777777" w:rsidR="000174F2" w:rsidRPr="00CD2F08" w:rsidRDefault="000174F2" w:rsidP="006057B2">
            <w:pPr>
              <w:pStyle w:val="ListParagraph"/>
              <w:numPr>
                <w:ilvl w:val="0"/>
                <w:numId w:val="24"/>
              </w:numPr>
              <w:spacing w:before="0" w:after="0" w:line="240" w:lineRule="auto"/>
              <w:rPr>
                <w:rFonts w:eastAsia="Times New Roman" w:cs="Times New Roman"/>
                <w:sz w:val="24"/>
                <w:szCs w:val="24"/>
                <w:lang w:eastAsia="en-US"/>
              </w:rPr>
            </w:pPr>
            <w:r w:rsidRPr="00CD2F08">
              <w:rPr>
                <w:rFonts w:eastAsia="Times New Roman" w:cs="Times New Roman"/>
                <w:sz w:val="24"/>
                <w:szCs w:val="24"/>
                <w:lang w:eastAsia="en-US"/>
              </w:rPr>
              <w:t>Sean Reagan</w:t>
            </w:r>
          </w:p>
        </w:tc>
      </w:tr>
      <w:tr w:rsidR="000174F2" w:rsidRPr="000174F2" w14:paraId="523F856F" w14:textId="77777777" w:rsidTr="000174F2">
        <w:trPr>
          <w:tblCellSpacing w:w="15" w:type="dxa"/>
        </w:trPr>
        <w:tc>
          <w:tcPr>
            <w:tcW w:w="0" w:type="auto"/>
            <w:vAlign w:val="center"/>
            <w:hideMark/>
          </w:tcPr>
          <w:p w14:paraId="2B4D5EED" w14:textId="77777777" w:rsidR="000174F2" w:rsidRPr="00CD2F08" w:rsidRDefault="000174F2" w:rsidP="006057B2">
            <w:pPr>
              <w:pStyle w:val="ListParagraph"/>
              <w:numPr>
                <w:ilvl w:val="0"/>
                <w:numId w:val="24"/>
              </w:numPr>
              <w:spacing w:before="0" w:after="0" w:line="240" w:lineRule="auto"/>
              <w:rPr>
                <w:rFonts w:eastAsia="Times New Roman" w:cs="Times New Roman"/>
                <w:sz w:val="24"/>
                <w:szCs w:val="24"/>
                <w:lang w:eastAsia="en-US"/>
              </w:rPr>
            </w:pPr>
            <w:r w:rsidRPr="00CD2F08">
              <w:rPr>
                <w:rFonts w:eastAsia="Times New Roman" w:cs="Times New Roman"/>
                <w:sz w:val="24"/>
                <w:szCs w:val="24"/>
                <w:lang w:eastAsia="en-US"/>
              </w:rPr>
              <w:t>Georgina Valdez</w:t>
            </w:r>
          </w:p>
        </w:tc>
      </w:tr>
      <w:tr w:rsidR="000174F2" w:rsidRPr="000174F2" w14:paraId="0BAB9A21" w14:textId="77777777" w:rsidTr="000174F2">
        <w:trPr>
          <w:tblCellSpacing w:w="15" w:type="dxa"/>
        </w:trPr>
        <w:tc>
          <w:tcPr>
            <w:tcW w:w="0" w:type="auto"/>
            <w:vAlign w:val="center"/>
            <w:hideMark/>
          </w:tcPr>
          <w:p w14:paraId="69EEDD45" w14:textId="03B3ECFD" w:rsidR="000174F2" w:rsidRPr="0092789B" w:rsidRDefault="000174F2" w:rsidP="00425229">
            <w:pPr>
              <w:spacing w:before="0" w:after="0" w:line="240" w:lineRule="auto"/>
              <w:rPr>
                <w:rFonts w:eastAsia="Times New Roman" w:cs="Times New Roman"/>
                <w:strike/>
                <w:sz w:val="24"/>
                <w:szCs w:val="24"/>
                <w:lang w:eastAsia="en-US"/>
                <w:rPrChange w:id="3" w:author="C Pham" w:date="2018-07-27T00:51:00Z">
                  <w:rPr>
                    <w:lang w:eastAsia="en-US"/>
                  </w:rPr>
                </w:rPrChange>
              </w:rPr>
            </w:pPr>
          </w:p>
        </w:tc>
      </w:tr>
      <w:tr w:rsidR="000174F2" w:rsidRPr="000174F2" w14:paraId="4ED56904" w14:textId="77777777" w:rsidTr="000174F2">
        <w:trPr>
          <w:tblCellSpacing w:w="15" w:type="dxa"/>
        </w:trPr>
        <w:tc>
          <w:tcPr>
            <w:tcW w:w="0" w:type="auto"/>
            <w:vAlign w:val="center"/>
            <w:hideMark/>
          </w:tcPr>
          <w:p w14:paraId="51449358" w14:textId="77777777" w:rsidR="000174F2" w:rsidRPr="00CD2F08" w:rsidRDefault="000174F2" w:rsidP="006057B2">
            <w:pPr>
              <w:pStyle w:val="ListParagraph"/>
              <w:numPr>
                <w:ilvl w:val="0"/>
                <w:numId w:val="24"/>
              </w:numPr>
              <w:spacing w:before="0" w:after="0" w:line="240" w:lineRule="auto"/>
              <w:rPr>
                <w:rFonts w:eastAsia="Times New Roman" w:cs="Times New Roman"/>
                <w:sz w:val="24"/>
                <w:szCs w:val="24"/>
                <w:lang w:eastAsia="en-US"/>
              </w:rPr>
            </w:pPr>
            <w:r w:rsidRPr="00CD2F08">
              <w:rPr>
                <w:rFonts w:eastAsia="Times New Roman" w:cs="Times New Roman"/>
                <w:sz w:val="24"/>
                <w:szCs w:val="24"/>
                <w:lang w:eastAsia="en-US"/>
              </w:rPr>
              <w:t>Louis Seper</w:t>
            </w:r>
          </w:p>
        </w:tc>
      </w:tr>
      <w:tr w:rsidR="000174F2" w:rsidRPr="000174F2" w14:paraId="3888EDC6" w14:textId="77777777" w:rsidTr="000174F2">
        <w:trPr>
          <w:tblCellSpacing w:w="15" w:type="dxa"/>
        </w:trPr>
        <w:tc>
          <w:tcPr>
            <w:tcW w:w="0" w:type="auto"/>
            <w:vAlign w:val="center"/>
            <w:hideMark/>
          </w:tcPr>
          <w:p w14:paraId="6C2A9452" w14:textId="77777777" w:rsidR="000174F2" w:rsidRPr="00CD2F08" w:rsidRDefault="000174F2" w:rsidP="006057B2">
            <w:pPr>
              <w:pStyle w:val="ListParagraph"/>
              <w:numPr>
                <w:ilvl w:val="0"/>
                <w:numId w:val="24"/>
              </w:numPr>
              <w:spacing w:before="0" w:after="0" w:line="240" w:lineRule="auto"/>
              <w:rPr>
                <w:rFonts w:eastAsia="Times New Roman" w:cs="Times New Roman"/>
                <w:sz w:val="24"/>
                <w:szCs w:val="24"/>
                <w:lang w:eastAsia="en-US"/>
              </w:rPr>
            </w:pPr>
            <w:r w:rsidRPr="00CD2F08">
              <w:rPr>
                <w:rFonts w:eastAsia="Times New Roman" w:cs="Times New Roman"/>
                <w:sz w:val="24"/>
                <w:szCs w:val="24"/>
                <w:lang w:eastAsia="en-US"/>
              </w:rPr>
              <w:t>Stephanie Filipponio</w:t>
            </w:r>
          </w:p>
        </w:tc>
      </w:tr>
      <w:tr w:rsidR="000174F2" w:rsidRPr="000174F2" w14:paraId="15041231" w14:textId="77777777" w:rsidTr="000174F2">
        <w:trPr>
          <w:tblCellSpacing w:w="15" w:type="dxa"/>
        </w:trPr>
        <w:tc>
          <w:tcPr>
            <w:tcW w:w="0" w:type="auto"/>
            <w:vAlign w:val="center"/>
            <w:hideMark/>
          </w:tcPr>
          <w:p w14:paraId="781692A1" w14:textId="77777777" w:rsidR="000174F2" w:rsidRPr="00CD2F08" w:rsidRDefault="000174F2" w:rsidP="006057B2">
            <w:pPr>
              <w:pStyle w:val="ListParagraph"/>
              <w:numPr>
                <w:ilvl w:val="0"/>
                <w:numId w:val="24"/>
              </w:numPr>
              <w:spacing w:before="0" w:after="0" w:line="240" w:lineRule="auto"/>
              <w:rPr>
                <w:rFonts w:eastAsia="Times New Roman" w:cs="Times New Roman"/>
                <w:sz w:val="24"/>
                <w:szCs w:val="24"/>
                <w:lang w:eastAsia="en-US"/>
              </w:rPr>
            </w:pPr>
            <w:r w:rsidRPr="00CD2F08">
              <w:rPr>
                <w:rFonts w:eastAsia="Times New Roman" w:cs="Times New Roman"/>
                <w:sz w:val="24"/>
                <w:szCs w:val="24"/>
                <w:lang w:eastAsia="en-US"/>
              </w:rPr>
              <w:t>Annmarie Turpin</w:t>
            </w:r>
          </w:p>
        </w:tc>
      </w:tr>
      <w:tr w:rsidR="000174F2" w:rsidRPr="000174F2" w14:paraId="5CBC7C99" w14:textId="77777777" w:rsidTr="000174F2">
        <w:trPr>
          <w:tblCellSpacing w:w="15" w:type="dxa"/>
        </w:trPr>
        <w:tc>
          <w:tcPr>
            <w:tcW w:w="0" w:type="auto"/>
            <w:vAlign w:val="center"/>
            <w:hideMark/>
          </w:tcPr>
          <w:p w14:paraId="583AA443" w14:textId="77777777" w:rsidR="000174F2" w:rsidRPr="00CD2F08" w:rsidRDefault="000174F2" w:rsidP="006057B2">
            <w:pPr>
              <w:pStyle w:val="ListParagraph"/>
              <w:numPr>
                <w:ilvl w:val="0"/>
                <w:numId w:val="24"/>
              </w:numPr>
              <w:spacing w:before="0" w:after="0" w:line="240" w:lineRule="auto"/>
              <w:rPr>
                <w:rFonts w:eastAsia="Times New Roman" w:cs="Times New Roman"/>
                <w:sz w:val="24"/>
                <w:szCs w:val="24"/>
                <w:lang w:eastAsia="en-US"/>
              </w:rPr>
            </w:pPr>
            <w:r w:rsidRPr="00CD2F08">
              <w:rPr>
                <w:rFonts w:eastAsia="Times New Roman" w:cs="Times New Roman"/>
                <w:sz w:val="24"/>
                <w:szCs w:val="24"/>
                <w:lang w:eastAsia="en-US"/>
              </w:rPr>
              <w:t>Brenda Cwierz</w:t>
            </w:r>
          </w:p>
        </w:tc>
      </w:tr>
      <w:tr w:rsidR="000174F2" w:rsidRPr="000174F2" w14:paraId="4515468A" w14:textId="77777777" w:rsidTr="000174F2">
        <w:trPr>
          <w:tblCellSpacing w:w="15" w:type="dxa"/>
        </w:trPr>
        <w:tc>
          <w:tcPr>
            <w:tcW w:w="0" w:type="auto"/>
            <w:vAlign w:val="center"/>
            <w:hideMark/>
          </w:tcPr>
          <w:p w14:paraId="4604E6C1" w14:textId="77777777" w:rsidR="000174F2" w:rsidRPr="00CD2F08" w:rsidRDefault="000174F2" w:rsidP="006057B2">
            <w:pPr>
              <w:pStyle w:val="ListParagraph"/>
              <w:numPr>
                <w:ilvl w:val="0"/>
                <w:numId w:val="24"/>
              </w:numPr>
              <w:spacing w:before="0" w:after="0" w:line="240" w:lineRule="auto"/>
              <w:rPr>
                <w:rFonts w:eastAsia="Times New Roman" w:cs="Times New Roman"/>
                <w:sz w:val="24"/>
                <w:szCs w:val="24"/>
                <w:lang w:eastAsia="en-US"/>
              </w:rPr>
            </w:pPr>
            <w:r w:rsidRPr="00CD2F08">
              <w:rPr>
                <w:rFonts w:eastAsia="Times New Roman" w:cs="Times New Roman"/>
                <w:sz w:val="24"/>
                <w:szCs w:val="24"/>
                <w:lang w:eastAsia="en-US"/>
              </w:rPr>
              <w:t>John Wraase</w:t>
            </w:r>
          </w:p>
        </w:tc>
      </w:tr>
      <w:tr w:rsidR="000174F2" w:rsidRPr="000174F2" w14:paraId="1E5E9107" w14:textId="77777777" w:rsidTr="000174F2">
        <w:trPr>
          <w:tblCellSpacing w:w="15" w:type="dxa"/>
        </w:trPr>
        <w:tc>
          <w:tcPr>
            <w:tcW w:w="0" w:type="auto"/>
            <w:vAlign w:val="center"/>
            <w:hideMark/>
          </w:tcPr>
          <w:p w14:paraId="5C400076" w14:textId="53E6021E" w:rsidR="000174F2" w:rsidRPr="00324810" w:rsidRDefault="000174F2" w:rsidP="00324810">
            <w:pPr>
              <w:spacing w:before="0" w:after="0" w:line="240" w:lineRule="auto"/>
              <w:rPr>
                <w:rFonts w:eastAsia="Times New Roman" w:cs="Times New Roman"/>
                <w:sz w:val="24"/>
                <w:szCs w:val="24"/>
                <w:lang w:eastAsia="en-US"/>
              </w:rPr>
            </w:pPr>
          </w:p>
        </w:tc>
      </w:tr>
      <w:tr w:rsidR="000174F2" w:rsidRPr="000174F2" w14:paraId="518E6DDA" w14:textId="77777777" w:rsidTr="000174F2">
        <w:trPr>
          <w:tblCellSpacing w:w="15" w:type="dxa"/>
        </w:trPr>
        <w:tc>
          <w:tcPr>
            <w:tcW w:w="0" w:type="auto"/>
            <w:vAlign w:val="center"/>
            <w:hideMark/>
          </w:tcPr>
          <w:p w14:paraId="2CEE6B12" w14:textId="77777777" w:rsidR="000174F2" w:rsidRPr="00CD2F08" w:rsidRDefault="000174F2" w:rsidP="006057B2">
            <w:pPr>
              <w:pStyle w:val="ListParagraph"/>
              <w:numPr>
                <w:ilvl w:val="0"/>
                <w:numId w:val="24"/>
              </w:numPr>
              <w:spacing w:before="0" w:after="0" w:line="240" w:lineRule="auto"/>
              <w:rPr>
                <w:rFonts w:eastAsia="Times New Roman" w:cs="Times New Roman"/>
                <w:sz w:val="24"/>
                <w:szCs w:val="24"/>
                <w:lang w:eastAsia="en-US"/>
              </w:rPr>
            </w:pPr>
            <w:r w:rsidRPr="00CD2F08">
              <w:rPr>
                <w:rFonts w:eastAsia="Times New Roman" w:cs="Times New Roman"/>
                <w:sz w:val="24"/>
                <w:szCs w:val="24"/>
                <w:lang w:eastAsia="en-US"/>
              </w:rPr>
              <w:t>Simon Lu</w:t>
            </w:r>
          </w:p>
        </w:tc>
      </w:tr>
      <w:tr w:rsidR="000174F2" w:rsidRPr="000174F2" w14:paraId="3D601F6D" w14:textId="77777777" w:rsidTr="000174F2">
        <w:trPr>
          <w:tblCellSpacing w:w="15" w:type="dxa"/>
        </w:trPr>
        <w:tc>
          <w:tcPr>
            <w:tcW w:w="0" w:type="auto"/>
            <w:vAlign w:val="center"/>
            <w:hideMark/>
          </w:tcPr>
          <w:p w14:paraId="0C90C880" w14:textId="2B7F021D" w:rsidR="000174F2" w:rsidRDefault="000174F2" w:rsidP="006057B2">
            <w:pPr>
              <w:pStyle w:val="ListParagraph"/>
              <w:numPr>
                <w:ilvl w:val="0"/>
                <w:numId w:val="24"/>
              </w:numPr>
              <w:spacing w:before="0" w:after="0" w:line="240" w:lineRule="auto"/>
              <w:rPr>
                <w:rFonts w:eastAsia="Times New Roman" w:cs="Times New Roman"/>
                <w:sz w:val="24"/>
                <w:szCs w:val="24"/>
                <w:lang w:eastAsia="en-US"/>
              </w:rPr>
            </w:pPr>
            <w:r w:rsidRPr="00CD2F08">
              <w:rPr>
                <w:rFonts w:eastAsia="Times New Roman" w:cs="Times New Roman"/>
                <w:sz w:val="24"/>
                <w:szCs w:val="24"/>
                <w:lang w:eastAsia="en-US"/>
              </w:rPr>
              <w:t>Carmela Pham</w:t>
            </w:r>
          </w:p>
          <w:p w14:paraId="29689092" w14:textId="77777777" w:rsidR="00324810" w:rsidRDefault="00324810" w:rsidP="006057B2">
            <w:pPr>
              <w:pStyle w:val="ListParagraph"/>
              <w:numPr>
                <w:ilvl w:val="0"/>
                <w:numId w:val="24"/>
              </w:numPr>
              <w:spacing w:before="0" w:after="0" w:line="240" w:lineRule="auto"/>
              <w:rPr>
                <w:rFonts w:eastAsia="Times New Roman" w:cs="Times New Roman"/>
                <w:sz w:val="24"/>
                <w:szCs w:val="24"/>
                <w:lang w:eastAsia="en-US"/>
              </w:rPr>
            </w:pPr>
            <w:r>
              <w:rPr>
                <w:rFonts w:eastAsia="Times New Roman" w:cs="Times New Roman"/>
                <w:sz w:val="24"/>
                <w:szCs w:val="24"/>
                <w:lang w:eastAsia="en-US"/>
              </w:rPr>
              <w:t>Tathagat Dwivedi</w:t>
            </w:r>
          </w:p>
          <w:p w14:paraId="601915A4" w14:textId="4280DA8B" w:rsidR="00324810" w:rsidRPr="00CD2F08" w:rsidRDefault="00324810" w:rsidP="006057B2">
            <w:pPr>
              <w:pStyle w:val="ListParagraph"/>
              <w:numPr>
                <w:ilvl w:val="0"/>
                <w:numId w:val="24"/>
              </w:numPr>
              <w:spacing w:before="0" w:after="0" w:line="240" w:lineRule="auto"/>
              <w:rPr>
                <w:rFonts w:eastAsia="Times New Roman" w:cs="Times New Roman"/>
                <w:sz w:val="24"/>
                <w:szCs w:val="24"/>
                <w:lang w:eastAsia="en-US"/>
              </w:rPr>
            </w:pPr>
            <w:r>
              <w:rPr>
                <w:rFonts w:eastAsia="Times New Roman" w:cs="Times New Roman"/>
                <w:sz w:val="24"/>
                <w:szCs w:val="24"/>
                <w:lang w:eastAsia="en-US"/>
              </w:rPr>
              <w:t>Michael Lee</w:t>
            </w:r>
          </w:p>
        </w:tc>
      </w:tr>
      <w:tr w:rsidR="003E6474" w:rsidRPr="000174F2" w14:paraId="64F7ADB0" w14:textId="77777777" w:rsidTr="000174F2">
        <w:trPr>
          <w:tblCellSpacing w:w="15" w:type="dxa"/>
        </w:trPr>
        <w:tc>
          <w:tcPr>
            <w:tcW w:w="0" w:type="auto"/>
            <w:vAlign w:val="center"/>
          </w:tcPr>
          <w:p w14:paraId="69AA9D05" w14:textId="77777777" w:rsidR="003E6474" w:rsidRDefault="003E6474" w:rsidP="003E6474">
            <w:pPr>
              <w:spacing w:before="0" w:after="0" w:line="240" w:lineRule="auto"/>
              <w:rPr>
                <w:rFonts w:eastAsia="Times New Roman" w:cs="Times New Roman"/>
                <w:sz w:val="24"/>
                <w:szCs w:val="24"/>
                <w:lang w:eastAsia="en-US"/>
              </w:rPr>
            </w:pPr>
          </w:p>
          <w:p w14:paraId="12410F61" w14:textId="2862E9D9" w:rsidR="003E6474" w:rsidRPr="003E6474" w:rsidRDefault="003E6474" w:rsidP="003E6474">
            <w:pPr>
              <w:spacing w:before="0" w:after="0" w:line="240" w:lineRule="auto"/>
              <w:rPr>
                <w:rFonts w:eastAsia="Times New Roman" w:cs="Times New Roman"/>
                <w:sz w:val="24"/>
                <w:szCs w:val="24"/>
                <w:lang w:eastAsia="en-US"/>
              </w:rPr>
            </w:pPr>
          </w:p>
        </w:tc>
      </w:tr>
    </w:tbl>
    <w:p w14:paraId="3CBE6BCB" w14:textId="672D39B7" w:rsidR="00D6295D" w:rsidRDefault="00D6295D" w:rsidP="00D6295D"/>
    <w:p w14:paraId="006CEF5D" w14:textId="7249F1AF" w:rsidR="008C694C" w:rsidRPr="008C694C" w:rsidRDefault="008C694C" w:rsidP="008C694C">
      <w:pPr>
        <w:pStyle w:val="Caption"/>
        <w:keepNext/>
        <w:rPr>
          <w:sz w:val="16"/>
        </w:rPr>
      </w:pPr>
      <w:bookmarkStart w:id="4" w:name="_Ref519267404"/>
      <w:r w:rsidRPr="008C694C">
        <w:rPr>
          <w:sz w:val="16"/>
        </w:rPr>
        <w:lastRenderedPageBreak/>
        <w:t xml:space="preserve">Figure </w:t>
      </w:r>
      <w:r w:rsidR="001F20CF">
        <w:rPr>
          <w:sz w:val="16"/>
        </w:rPr>
        <w:fldChar w:fldCharType="begin"/>
      </w:r>
      <w:r w:rsidR="001F20CF">
        <w:rPr>
          <w:sz w:val="16"/>
        </w:rPr>
        <w:instrText xml:space="preserve"> SEQ Figure \* ARABIC </w:instrText>
      </w:r>
      <w:r w:rsidR="001F20CF">
        <w:rPr>
          <w:sz w:val="16"/>
        </w:rPr>
        <w:fldChar w:fldCharType="separate"/>
      </w:r>
      <w:r w:rsidR="00246890">
        <w:rPr>
          <w:noProof/>
          <w:sz w:val="16"/>
        </w:rPr>
        <w:t>1</w:t>
      </w:r>
      <w:r w:rsidR="001F20CF">
        <w:rPr>
          <w:sz w:val="16"/>
        </w:rPr>
        <w:fldChar w:fldCharType="end"/>
      </w:r>
      <w:r w:rsidRPr="008C694C">
        <w:rPr>
          <w:sz w:val="16"/>
        </w:rPr>
        <w:t>.  Access to Client Commission Rates</w:t>
      </w:r>
      <w:bookmarkEnd w:id="4"/>
    </w:p>
    <w:p w14:paraId="13AF600D" w14:textId="77777777" w:rsidR="008C694C" w:rsidRDefault="008C694C" w:rsidP="008C694C">
      <w:pPr>
        <w:keepNext/>
      </w:pPr>
      <w:r>
        <w:rPr>
          <w:noProof/>
          <w:lang w:eastAsia="en-US"/>
        </w:rPr>
        <w:drawing>
          <wp:inline distT="0" distB="0" distL="0" distR="0" wp14:anchorId="5BEB4699" wp14:editId="6B8E0C64">
            <wp:extent cx="2527540" cy="2300333"/>
            <wp:effectExtent l="0" t="0" r="6350" b="5080"/>
            <wp:docPr id="9" name="Picture 9" descr="C:\Users\phamc\AppData\Local\Temp\SNAGHTML201a2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amc\AppData\Local\Temp\SNAGHTML201a27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6441" cy="2308434"/>
                    </a:xfrm>
                    <a:prstGeom prst="rect">
                      <a:avLst/>
                    </a:prstGeom>
                    <a:noFill/>
                    <a:ln>
                      <a:noFill/>
                    </a:ln>
                  </pic:spPr>
                </pic:pic>
              </a:graphicData>
            </a:graphic>
          </wp:inline>
        </w:drawing>
      </w:r>
    </w:p>
    <w:p w14:paraId="703A112D" w14:textId="252E1117" w:rsidR="00D6295D" w:rsidRDefault="009F527D" w:rsidP="004C0FD6">
      <w:pPr>
        <w:pStyle w:val="Heading2"/>
      </w:pPr>
      <w:bookmarkStart w:id="5" w:name="_Toc521460250"/>
      <w:r>
        <w:t>User Interface</w:t>
      </w:r>
      <w:bookmarkEnd w:id="5"/>
    </w:p>
    <w:p w14:paraId="12177218" w14:textId="7AA19A87" w:rsidR="008C694C" w:rsidRPr="008C694C" w:rsidRDefault="008C694C" w:rsidP="008C694C">
      <w:pPr>
        <w:pStyle w:val="Caption"/>
        <w:keepNext/>
        <w:rPr>
          <w:sz w:val="16"/>
        </w:rPr>
      </w:pPr>
      <w:r w:rsidRPr="008C694C">
        <w:rPr>
          <w:sz w:val="16"/>
        </w:rPr>
        <w:t xml:space="preserve">Figure </w:t>
      </w:r>
      <w:r w:rsidR="001F20CF">
        <w:rPr>
          <w:sz w:val="16"/>
        </w:rPr>
        <w:fldChar w:fldCharType="begin"/>
      </w:r>
      <w:r w:rsidR="001F20CF">
        <w:rPr>
          <w:sz w:val="16"/>
        </w:rPr>
        <w:instrText xml:space="preserve"> SEQ Figure \* ARABIC </w:instrText>
      </w:r>
      <w:r w:rsidR="001F20CF">
        <w:rPr>
          <w:sz w:val="16"/>
        </w:rPr>
        <w:fldChar w:fldCharType="separate"/>
      </w:r>
      <w:r w:rsidR="00246890">
        <w:rPr>
          <w:noProof/>
          <w:sz w:val="16"/>
        </w:rPr>
        <w:t>2</w:t>
      </w:r>
      <w:r w:rsidR="001F20CF">
        <w:rPr>
          <w:sz w:val="16"/>
        </w:rPr>
        <w:fldChar w:fldCharType="end"/>
      </w:r>
      <w:r w:rsidRPr="008C694C">
        <w:rPr>
          <w:sz w:val="16"/>
        </w:rPr>
        <w:t>.  Client Commission Rates</w:t>
      </w:r>
    </w:p>
    <w:p w14:paraId="7EB1E1A8" w14:textId="77777777" w:rsidR="00D6295D" w:rsidRDefault="00D6295D" w:rsidP="00D6295D">
      <w:r>
        <w:rPr>
          <w:noProof/>
          <w:lang w:eastAsia="en-US"/>
        </w:rPr>
        <w:drawing>
          <wp:inline distT="0" distB="0" distL="0" distR="0" wp14:anchorId="4A6F94B3" wp14:editId="35A87F7A">
            <wp:extent cx="1795051" cy="2212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7402" cy="2240226"/>
                    </a:xfrm>
                    <a:prstGeom prst="rect">
                      <a:avLst/>
                    </a:prstGeom>
                  </pic:spPr>
                </pic:pic>
              </a:graphicData>
            </a:graphic>
          </wp:inline>
        </w:drawing>
      </w:r>
    </w:p>
    <w:p w14:paraId="79239423" w14:textId="57C579C2" w:rsidR="00E525D8" w:rsidRDefault="00E525D8" w:rsidP="00E525D8">
      <w:r>
        <w:rPr>
          <w:u w:val="single"/>
        </w:rPr>
        <w:t>Initial State</w:t>
      </w:r>
    </w:p>
    <w:p w14:paraId="69FDE21B" w14:textId="6AE3AB96" w:rsidR="00E525D8" w:rsidRPr="00E525D8" w:rsidRDefault="00E525D8" w:rsidP="00D6295D">
      <w:r>
        <w:rPr>
          <w:sz w:val="20"/>
          <w:szCs w:val="20"/>
        </w:rPr>
        <w:t>All c</w:t>
      </w:r>
      <w:r w:rsidRPr="00E525D8">
        <w:rPr>
          <w:sz w:val="20"/>
          <w:szCs w:val="20"/>
        </w:rPr>
        <w:t xml:space="preserve">ontrols in the form will be disabled except for </w:t>
      </w:r>
      <w:r w:rsidRPr="00E525D8">
        <w:rPr>
          <w:i/>
          <w:sz w:val="20"/>
          <w:szCs w:val="20"/>
        </w:rPr>
        <w:t>Country</w:t>
      </w:r>
      <w:r>
        <w:rPr>
          <w:sz w:val="20"/>
          <w:szCs w:val="20"/>
        </w:rPr>
        <w:t xml:space="preserve"> and </w:t>
      </w:r>
      <w:r>
        <w:rPr>
          <w:i/>
          <w:sz w:val="20"/>
          <w:szCs w:val="20"/>
        </w:rPr>
        <w:t>“Export Post</w:t>
      </w:r>
      <w:r w:rsidRPr="00E525D8">
        <w:rPr>
          <w:i/>
          <w:sz w:val="20"/>
          <w:szCs w:val="20"/>
        </w:rPr>
        <w:t>Log”</w:t>
      </w:r>
      <w:r w:rsidRPr="00E525D8">
        <w:rPr>
          <w:sz w:val="20"/>
          <w:szCs w:val="20"/>
        </w:rPr>
        <w:t xml:space="preserve"> button.</w:t>
      </w:r>
    </w:p>
    <w:p w14:paraId="092AE30B" w14:textId="5E495EC4" w:rsidR="00D6295D" w:rsidRPr="00D6295D" w:rsidRDefault="001F20CF" w:rsidP="004C0FD6">
      <w:pPr>
        <w:pStyle w:val="Heading3"/>
      </w:pPr>
      <w:bookmarkStart w:id="6" w:name="_Toc521460251"/>
      <w:r>
        <w:t>C</w:t>
      </w:r>
      <w:r w:rsidR="00D6295D" w:rsidRPr="00D6295D">
        <w:t>ountry</w:t>
      </w:r>
      <w:bookmarkEnd w:id="6"/>
    </w:p>
    <w:p w14:paraId="1A245F8F" w14:textId="76F9EA85" w:rsidR="00E525D8" w:rsidRPr="00E525D8" w:rsidRDefault="00E525D8" w:rsidP="00D6295D">
      <w:pPr>
        <w:rPr>
          <w:u w:val="single"/>
        </w:rPr>
      </w:pPr>
      <w:r>
        <w:rPr>
          <w:u w:val="single"/>
        </w:rPr>
        <w:t>Initial State</w:t>
      </w:r>
    </w:p>
    <w:p w14:paraId="5DF7CF94" w14:textId="77777777" w:rsidR="00324810" w:rsidRDefault="00D6295D" w:rsidP="002F3665">
      <w:pPr>
        <w:pStyle w:val="ListParagraph"/>
        <w:numPr>
          <w:ilvl w:val="0"/>
          <w:numId w:val="72"/>
        </w:numPr>
        <w:rPr>
          <w:ins w:id="7" w:author="C Pham" w:date="2018-07-25T13:39:00Z"/>
        </w:rPr>
      </w:pPr>
      <w:r>
        <w:t xml:space="preserve">Only two countries will be displayed US(5) and CA(2).  </w:t>
      </w:r>
    </w:p>
    <w:p w14:paraId="4D54DDF5" w14:textId="06E34267" w:rsidR="00D6295D" w:rsidRDefault="00E525D8" w:rsidP="002F3665">
      <w:pPr>
        <w:pStyle w:val="ListParagraph"/>
        <w:numPr>
          <w:ilvl w:val="0"/>
          <w:numId w:val="72"/>
        </w:numPr>
      </w:pPr>
      <w:r>
        <w:t>No default selection</w:t>
      </w:r>
    </w:p>
    <w:p w14:paraId="122B89CF" w14:textId="5A6664BE" w:rsidR="00E525D8" w:rsidRPr="00E525D8" w:rsidRDefault="00E525D8" w:rsidP="00D6295D">
      <w:pPr>
        <w:rPr>
          <w:u w:val="single"/>
        </w:rPr>
      </w:pPr>
      <w:r w:rsidRPr="00E525D8">
        <w:rPr>
          <w:u w:val="single"/>
        </w:rPr>
        <w:t>On Change Selection</w:t>
      </w:r>
    </w:p>
    <w:p w14:paraId="3BB65176" w14:textId="2533B181" w:rsidR="00E525D8" w:rsidRDefault="00E525D8" w:rsidP="00D6295D">
      <w:r>
        <w:t>Client Name will be enabled and user will be allowed to select a client.</w:t>
      </w:r>
    </w:p>
    <w:p w14:paraId="4BD3EC5A" w14:textId="77777777" w:rsidR="00D6295D" w:rsidRDefault="00D6295D" w:rsidP="004C0FD6">
      <w:pPr>
        <w:pStyle w:val="Heading3"/>
      </w:pPr>
      <w:bookmarkStart w:id="8" w:name="_Toc521460252"/>
      <w:r w:rsidRPr="00D6295D">
        <w:lastRenderedPageBreak/>
        <w:t>Client Names</w:t>
      </w:r>
      <w:bookmarkEnd w:id="8"/>
    </w:p>
    <w:p w14:paraId="4DDCFBB1" w14:textId="77777777" w:rsidR="00E525D8" w:rsidRPr="00E525D8" w:rsidRDefault="00E525D8" w:rsidP="00D6295D">
      <w:pPr>
        <w:rPr>
          <w:u w:val="single"/>
        </w:rPr>
      </w:pPr>
      <w:r w:rsidRPr="00E525D8">
        <w:rPr>
          <w:u w:val="single"/>
        </w:rPr>
        <w:t>Initial State</w:t>
      </w:r>
    </w:p>
    <w:p w14:paraId="1C1F0533" w14:textId="31B08493" w:rsidR="00D6295D" w:rsidRDefault="002B1CDE" w:rsidP="006057B2">
      <w:pPr>
        <w:pStyle w:val="ListParagraph"/>
        <w:numPr>
          <w:ilvl w:val="0"/>
          <w:numId w:val="15"/>
        </w:numPr>
      </w:pPr>
      <w:r>
        <w:t xml:space="preserve">Populate with clients based on country </w:t>
      </w:r>
      <w:commentRangeStart w:id="9"/>
      <w:r>
        <w:t>selection</w:t>
      </w:r>
      <w:commentRangeEnd w:id="9"/>
      <w:r>
        <w:rPr>
          <w:rStyle w:val="CommentReference"/>
        </w:rPr>
        <w:commentReference w:id="9"/>
      </w:r>
      <w:r>
        <w:t>.</w:t>
      </w:r>
    </w:p>
    <w:p w14:paraId="6DA57DE1" w14:textId="4A360B76" w:rsidR="00335C09" w:rsidRDefault="00335C09" w:rsidP="006057B2">
      <w:pPr>
        <w:pStyle w:val="ListParagraph"/>
        <w:numPr>
          <w:ilvl w:val="0"/>
          <w:numId w:val="15"/>
        </w:numPr>
      </w:pPr>
      <w:r>
        <w:t>If Country selected is CA, append “Canada” to the client name displayed on the drop down.</w:t>
      </w:r>
    </w:p>
    <w:p w14:paraId="6D173A75" w14:textId="1817FAB7" w:rsidR="00D6295D" w:rsidRPr="00E525D8" w:rsidRDefault="00E525D8" w:rsidP="00D6295D">
      <w:pPr>
        <w:rPr>
          <w:u w:val="single"/>
        </w:rPr>
      </w:pPr>
      <w:commentRangeStart w:id="10"/>
      <w:r w:rsidRPr="00E525D8">
        <w:rPr>
          <w:u w:val="single"/>
        </w:rPr>
        <w:t>On</w:t>
      </w:r>
      <w:commentRangeEnd w:id="10"/>
      <w:r w:rsidR="00A964A2">
        <w:rPr>
          <w:rStyle w:val="CommentReference"/>
        </w:rPr>
        <w:commentReference w:id="10"/>
      </w:r>
      <w:r w:rsidRPr="00E525D8">
        <w:rPr>
          <w:u w:val="single"/>
        </w:rPr>
        <w:t xml:space="preserve"> Change Selection</w:t>
      </w:r>
    </w:p>
    <w:p w14:paraId="7636318E" w14:textId="1E6D8C65" w:rsidR="00E525D8" w:rsidRDefault="00E525D8" w:rsidP="00D6295D">
      <w:r>
        <w:t>Enable</w:t>
      </w:r>
      <w:r w:rsidR="00874C62">
        <w:t xml:space="preserve"> and assign values based on client selection:</w:t>
      </w:r>
      <w:r w:rsidR="00874C62">
        <w:rPr>
          <w:rStyle w:val="CommentReference"/>
        </w:rPr>
        <w:commentReference w:id="11"/>
      </w:r>
    </w:p>
    <w:p w14:paraId="6AFA0822" w14:textId="5A106A1E" w:rsidR="00E525D8" w:rsidRDefault="00E525D8" w:rsidP="006057B2">
      <w:pPr>
        <w:pStyle w:val="ListParagraph"/>
        <w:numPr>
          <w:ilvl w:val="0"/>
          <w:numId w:val="1"/>
        </w:numPr>
      </w:pPr>
      <w:r>
        <w:t>Anniversary</w:t>
      </w:r>
      <w:r w:rsidR="00874C62">
        <w:t xml:space="preserve"> </w:t>
      </w:r>
    </w:p>
    <w:p w14:paraId="159674CA" w14:textId="6CF49A60" w:rsidR="00E525D8" w:rsidRDefault="00E525D8" w:rsidP="006057B2">
      <w:pPr>
        <w:pStyle w:val="ListParagraph"/>
        <w:numPr>
          <w:ilvl w:val="0"/>
          <w:numId w:val="1"/>
        </w:numPr>
      </w:pPr>
      <w:r>
        <w:t xml:space="preserve">Tiered </w:t>
      </w:r>
    </w:p>
    <w:p w14:paraId="1E4441BB" w14:textId="2EEE3DE8" w:rsidR="00E525D8" w:rsidDel="00324810" w:rsidRDefault="00E525D8" w:rsidP="006057B2">
      <w:pPr>
        <w:pStyle w:val="ListParagraph"/>
        <w:numPr>
          <w:ilvl w:val="0"/>
          <w:numId w:val="1"/>
        </w:numPr>
        <w:rPr>
          <w:del w:id="12" w:author="C Pham" w:date="2018-07-25T13:43:00Z"/>
        </w:rPr>
      </w:pPr>
      <w:r>
        <w:t>Commission Structure</w:t>
      </w:r>
    </w:p>
    <w:p w14:paraId="0E15C422" w14:textId="727CBEE1" w:rsidR="004A4E60" w:rsidRDefault="00E525D8" w:rsidP="00324810">
      <w:pPr>
        <w:pStyle w:val="ListParagraph"/>
        <w:numPr>
          <w:ilvl w:val="0"/>
          <w:numId w:val="1"/>
        </w:numPr>
      </w:pPr>
      <w:del w:id="13" w:author="C Pham" w:date="2018-07-25T13:43:00Z">
        <w:r w:rsidDel="00324810">
          <w:delText>Rate</w:delText>
        </w:r>
        <w:r w:rsidR="003570BB" w:rsidDel="00324810">
          <w:delText xml:space="preserve"> – Display mes</w:delText>
        </w:r>
        <w:r w:rsidR="004A4E60" w:rsidDel="00324810">
          <w:delText>sage regarding rate but Rate is still disabled (</w:delText>
        </w:r>
        <w:r w:rsidR="00383D46" w:rsidDel="00324810">
          <w:fldChar w:fldCharType="begin"/>
        </w:r>
        <w:r w:rsidR="00383D46" w:rsidDel="00324810">
          <w:delInstrText xml:space="preserve"> REF _Ref519267554 \h </w:delInstrText>
        </w:r>
        <w:r w:rsidR="00383D46" w:rsidDel="00324810">
          <w:fldChar w:fldCharType="separate"/>
        </w:r>
        <w:r w:rsidR="00666236" w:rsidRPr="00324810" w:rsidDel="00324810">
          <w:rPr>
            <w:sz w:val="16"/>
          </w:rPr>
          <w:delText xml:space="preserve">Figure </w:delText>
        </w:r>
        <w:r w:rsidR="00666236" w:rsidRPr="00324810" w:rsidDel="00324810">
          <w:rPr>
            <w:noProof/>
            <w:sz w:val="16"/>
          </w:rPr>
          <w:delText>3</w:delText>
        </w:r>
        <w:r w:rsidR="00666236" w:rsidRPr="00324810" w:rsidDel="00324810">
          <w:rPr>
            <w:sz w:val="16"/>
          </w:rPr>
          <w:delText>.  Client Commission (Upon client selection action on Rate)</w:delText>
        </w:r>
        <w:r w:rsidR="00383D46" w:rsidDel="00324810">
          <w:fldChar w:fldCharType="end"/>
        </w:r>
        <w:r w:rsidR="004A4E60" w:rsidDel="00324810">
          <w:delText>)</w:delText>
        </w:r>
      </w:del>
    </w:p>
    <w:p w14:paraId="4B112BA2" w14:textId="10E506BF" w:rsidR="00E525D8" w:rsidRDefault="004A4E60" w:rsidP="006057B2">
      <w:pPr>
        <w:pStyle w:val="ListParagraph"/>
        <w:numPr>
          <w:ilvl w:val="0"/>
          <w:numId w:val="1"/>
        </w:numPr>
        <w:rPr>
          <w:ins w:id="14" w:author="C Pham" w:date="2018-07-25T13:44:00Z"/>
        </w:rPr>
      </w:pPr>
      <w:r>
        <w:t>“</w:t>
      </w:r>
      <w:r w:rsidR="00E525D8">
        <w:t>View/Edit Rates by Quarter/Week Below:</w:t>
      </w:r>
      <w:r>
        <w:t>”</w:t>
      </w:r>
    </w:p>
    <w:p w14:paraId="7F630043" w14:textId="5CAC5F41" w:rsidR="00324810" w:rsidRDefault="00324810" w:rsidP="00425229">
      <w:pPr>
        <w:rPr>
          <w:ins w:id="15" w:author="C Pham" w:date="2018-07-25T13:44:00Z"/>
          <w:u w:val="single"/>
        </w:rPr>
      </w:pPr>
      <w:ins w:id="16" w:author="C Pham" w:date="2018-07-25T13:44:00Z">
        <w:r w:rsidRPr="00425229">
          <w:rPr>
            <w:u w:val="single"/>
          </w:rPr>
          <w:t>Other Notes</w:t>
        </w:r>
      </w:ins>
    </w:p>
    <w:p w14:paraId="5A37D51C" w14:textId="6DDB122B" w:rsidR="00324810" w:rsidRPr="00425229" w:rsidRDefault="00324810" w:rsidP="00425229">
      <w:pPr>
        <w:pStyle w:val="ListParagraph"/>
        <w:numPr>
          <w:ilvl w:val="0"/>
          <w:numId w:val="73"/>
        </w:numPr>
        <w:rPr>
          <w:ins w:id="17" w:author="C Pham" w:date="2018-08-02T22:04:00Z"/>
          <w:u w:val="single"/>
        </w:rPr>
      </w:pPr>
      <w:r>
        <w:t>(Brenda 7/25/18)  Remove message “Rate varies by Qtr/Week.  See below</w:t>
      </w:r>
      <w:ins w:id="18" w:author="C Pham" w:date="2018-07-25T13:45:00Z">
        <w:r>
          <w:t>” (</w:t>
        </w:r>
        <w:r>
          <w:fldChar w:fldCharType="begin"/>
        </w:r>
        <w:r>
          <w:instrText xml:space="preserve"> REF _Ref519267554 \h </w:instrText>
        </w:r>
      </w:ins>
      <w:r>
        <w:fldChar w:fldCharType="separate"/>
      </w:r>
      <w:ins w:id="19" w:author="C Pham" w:date="2018-07-25T13:45:00Z">
        <w:r w:rsidRPr="008C694C">
          <w:rPr>
            <w:sz w:val="16"/>
          </w:rPr>
          <w:t xml:space="preserve">Figure </w:t>
        </w:r>
        <w:r>
          <w:rPr>
            <w:noProof/>
            <w:sz w:val="16"/>
          </w:rPr>
          <w:t>3</w:t>
        </w:r>
        <w:r>
          <w:fldChar w:fldCharType="end"/>
        </w:r>
        <w:r>
          <w:t>)</w:t>
        </w:r>
      </w:ins>
    </w:p>
    <w:p w14:paraId="3E516897" w14:textId="3C88E4B6" w:rsidR="00425229" w:rsidRPr="00425229" w:rsidRDefault="00425229" w:rsidP="00425229">
      <w:pPr>
        <w:pStyle w:val="ListParagraph"/>
        <w:numPr>
          <w:ilvl w:val="0"/>
          <w:numId w:val="73"/>
        </w:numPr>
        <w:rPr>
          <w:u w:val="single"/>
        </w:rPr>
      </w:pPr>
      <w:ins w:id="20" w:author="C Pham" w:date="2018-08-02T22:04:00Z">
        <w:r>
          <w:t>(Carmela 7/31/18)  “VARIES</w:t>
        </w:r>
      </w:ins>
      <w:ins w:id="21" w:author="C Pham" w:date="2018-08-02T22:05:00Z">
        <w:r>
          <w:t xml:space="preserve"> PER QUARTER” is displayed in the rate text box to indicate that there is no standard rate for the selected client.</w:t>
        </w:r>
      </w:ins>
    </w:p>
    <w:p w14:paraId="697BC0C9" w14:textId="7F71F106" w:rsidR="008C694C" w:rsidRPr="008C694C" w:rsidRDefault="008C694C" w:rsidP="008C694C">
      <w:pPr>
        <w:pStyle w:val="Caption"/>
        <w:keepNext/>
        <w:rPr>
          <w:sz w:val="16"/>
        </w:rPr>
      </w:pPr>
      <w:bookmarkStart w:id="22" w:name="_Ref519267554"/>
      <w:r w:rsidRPr="008C694C">
        <w:rPr>
          <w:sz w:val="16"/>
        </w:rPr>
        <w:t xml:space="preserve">Figure </w:t>
      </w:r>
      <w:r w:rsidR="001F20CF">
        <w:rPr>
          <w:sz w:val="16"/>
        </w:rPr>
        <w:fldChar w:fldCharType="begin"/>
      </w:r>
      <w:r w:rsidR="001F20CF">
        <w:rPr>
          <w:sz w:val="16"/>
        </w:rPr>
        <w:instrText xml:space="preserve"> SEQ Figure \* ARABIC </w:instrText>
      </w:r>
      <w:r w:rsidR="001F20CF">
        <w:rPr>
          <w:sz w:val="16"/>
        </w:rPr>
        <w:fldChar w:fldCharType="separate"/>
      </w:r>
      <w:r w:rsidR="00246890">
        <w:rPr>
          <w:noProof/>
          <w:sz w:val="16"/>
        </w:rPr>
        <w:t>3</w:t>
      </w:r>
      <w:r w:rsidR="001F20CF">
        <w:rPr>
          <w:sz w:val="16"/>
        </w:rPr>
        <w:fldChar w:fldCharType="end"/>
      </w:r>
      <w:r w:rsidRPr="008C694C">
        <w:rPr>
          <w:sz w:val="16"/>
        </w:rPr>
        <w:t>.</w:t>
      </w:r>
      <w:r w:rsidR="00383D46">
        <w:rPr>
          <w:sz w:val="16"/>
        </w:rPr>
        <w:t xml:space="preserve">  </w:t>
      </w:r>
      <w:r w:rsidRPr="008C694C">
        <w:rPr>
          <w:sz w:val="16"/>
        </w:rPr>
        <w:t>Client Commis</w:t>
      </w:r>
      <w:r w:rsidR="00383D46">
        <w:rPr>
          <w:sz w:val="16"/>
        </w:rPr>
        <w:t>s</w:t>
      </w:r>
      <w:r w:rsidRPr="008C694C">
        <w:rPr>
          <w:sz w:val="16"/>
        </w:rPr>
        <w:t>ion (Upon client selection action on Rate)</w:t>
      </w:r>
      <w:bookmarkEnd w:id="22"/>
    </w:p>
    <w:p w14:paraId="3C278656" w14:textId="77777777" w:rsidR="004A4E60" w:rsidRDefault="004A4E60" w:rsidP="004A4E60">
      <w:pPr>
        <w:keepNext/>
      </w:pPr>
      <w:r>
        <w:rPr>
          <w:noProof/>
          <w:lang w:eastAsia="en-US"/>
        </w:rPr>
        <w:drawing>
          <wp:inline distT="0" distB="0" distL="0" distR="0" wp14:anchorId="4B19036B" wp14:editId="28FBDFBA">
            <wp:extent cx="2186796" cy="655092"/>
            <wp:effectExtent l="0" t="0" r="4445" b="0"/>
            <wp:docPr id="3" name="Picture 3" descr="C:\Users\phamc\AppData\Local\Temp\SNAGHTML4ae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mc\AppData\Local\Temp\SNAGHTML4ae84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9944" cy="662026"/>
                    </a:xfrm>
                    <a:prstGeom prst="rect">
                      <a:avLst/>
                    </a:prstGeom>
                    <a:noFill/>
                    <a:ln>
                      <a:noFill/>
                    </a:ln>
                  </pic:spPr>
                </pic:pic>
              </a:graphicData>
            </a:graphic>
          </wp:inline>
        </w:drawing>
      </w:r>
    </w:p>
    <w:p w14:paraId="777BAD67" w14:textId="77777777" w:rsidR="00BF122F" w:rsidRDefault="00BF122F" w:rsidP="004C0FD6">
      <w:pPr>
        <w:pStyle w:val="Heading3"/>
      </w:pPr>
      <w:bookmarkStart w:id="23" w:name="_Toc521460253"/>
      <w:r>
        <w:t>Anniversary</w:t>
      </w:r>
      <w:bookmarkEnd w:id="23"/>
    </w:p>
    <w:p w14:paraId="7B54D852" w14:textId="77777777" w:rsidR="00BF122F" w:rsidRPr="003570BB" w:rsidRDefault="00BF122F" w:rsidP="00BF122F">
      <w:pPr>
        <w:rPr>
          <w:u w:val="single"/>
        </w:rPr>
      </w:pPr>
      <w:r w:rsidRPr="003570BB">
        <w:rPr>
          <w:u w:val="single"/>
        </w:rPr>
        <w:t>Initial State</w:t>
      </w:r>
    </w:p>
    <w:p w14:paraId="00FBB40F" w14:textId="70C7ED5D" w:rsidR="00BF122F" w:rsidRDefault="00335C09" w:rsidP="006057B2">
      <w:pPr>
        <w:pStyle w:val="ListParagraph"/>
        <w:numPr>
          <w:ilvl w:val="0"/>
          <w:numId w:val="14"/>
        </w:numPr>
      </w:pPr>
      <w:r>
        <w:t>Load from CLIENT_T table</w:t>
      </w:r>
    </w:p>
    <w:p w14:paraId="53375713" w14:textId="56EBEF66" w:rsidR="00BF122F" w:rsidRPr="003570BB" w:rsidRDefault="00BF122F" w:rsidP="00BF122F">
      <w:pPr>
        <w:rPr>
          <w:u w:val="single"/>
        </w:rPr>
      </w:pPr>
      <w:r w:rsidRPr="003570BB">
        <w:rPr>
          <w:u w:val="single"/>
        </w:rPr>
        <w:t xml:space="preserve">On </w:t>
      </w:r>
      <w:r>
        <w:rPr>
          <w:u w:val="single"/>
        </w:rPr>
        <w:t>Edit</w:t>
      </w:r>
    </w:p>
    <w:p w14:paraId="16F620CB" w14:textId="10071F53" w:rsidR="00BF122F" w:rsidRPr="00BF122F" w:rsidRDefault="00BF122F" w:rsidP="006057B2">
      <w:pPr>
        <w:pStyle w:val="ListParagraph"/>
        <w:numPr>
          <w:ilvl w:val="0"/>
          <w:numId w:val="10"/>
        </w:numPr>
      </w:pPr>
      <w:r>
        <w:t>Date format validation</w:t>
      </w:r>
    </w:p>
    <w:p w14:paraId="2F2A9EE7" w14:textId="5EB82DB8" w:rsidR="00D6295D" w:rsidRPr="00874C62" w:rsidRDefault="00D6295D" w:rsidP="004C0FD6">
      <w:pPr>
        <w:pStyle w:val="Heading3"/>
      </w:pPr>
      <w:bookmarkStart w:id="24" w:name="_Toc521460254"/>
      <w:r w:rsidRPr="00874C62">
        <w:t>Tiered</w:t>
      </w:r>
      <w:bookmarkEnd w:id="24"/>
    </w:p>
    <w:p w14:paraId="42C3DA23" w14:textId="3248A7BF" w:rsidR="00874C62" w:rsidRPr="003570BB" w:rsidRDefault="00874C62" w:rsidP="00D6295D">
      <w:pPr>
        <w:rPr>
          <w:u w:val="single"/>
        </w:rPr>
      </w:pPr>
      <w:r w:rsidRPr="003570BB">
        <w:rPr>
          <w:u w:val="single"/>
        </w:rPr>
        <w:t>Initial State</w:t>
      </w:r>
    </w:p>
    <w:p w14:paraId="200AEEFC" w14:textId="2974DC46" w:rsidR="003570BB" w:rsidRDefault="003570BB" w:rsidP="006057B2">
      <w:pPr>
        <w:pStyle w:val="ListParagraph"/>
        <w:numPr>
          <w:ilvl w:val="0"/>
          <w:numId w:val="9"/>
        </w:numPr>
      </w:pPr>
      <w:r>
        <w:t>Load from CLIENT_T table</w:t>
      </w:r>
    </w:p>
    <w:p w14:paraId="285812EB" w14:textId="4A544D4D" w:rsidR="00874C62" w:rsidRPr="003570BB" w:rsidRDefault="003570BB" w:rsidP="00D6295D">
      <w:pPr>
        <w:rPr>
          <w:u w:val="single"/>
        </w:rPr>
      </w:pPr>
      <w:r w:rsidRPr="003570BB">
        <w:rPr>
          <w:u w:val="single"/>
        </w:rPr>
        <w:t>On Change Selection</w:t>
      </w:r>
    </w:p>
    <w:p w14:paraId="05E20130" w14:textId="1F266C06" w:rsidR="003570BB" w:rsidRDefault="003570BB" w:rsidP="00425229">
      <w:pPr>
        <w:pStyle w:val="ListParagraph"/>
        <w:numPr>
          <w:ilvl w:val="0"/>
          <w:numId w:val="9"/>
        </w:numPr>
      </w:pPr>
      <w:r>
        <w:lastRenderedPageBreak/>
        <w:t>No Action</w:t>
      </w:r>
    </w:p>
    <w:p w14:paraId="111EDC43" w14:textId="77777777" w:rsidR="00D6295D" w:rsidRPr="003570BB" w:rsidRDefault="00D6295D" w:rsidP="004C0FD6">
      <w:pPr>
        <w:pStyle w:val="Heading3"/>
      </w:pPr>
      <w:bookmarkStart w:id="25" w:name="_Toc521460255"/>
      <w:r w:rsidRPr="003570BB">
        <w:t>Commission Structure</w:t>
      </w:r>
      <w:bookmarkEnd w:id="25"/>
    </w:p>
    <w:p w14:paraId="65BD845F" w14:textId="77777777" w:rsidR="003570BB" w:rsidRPr="003570BB" w:rsidRDefault="003570BB" w:rsidP="003570BB">
      <w:pPr>
        <w:rPr>
          <w:u w:val="single"/>
        </w:rPr>
      </w:pPr>
      <w:r w:rsidRPr="003570BB">
        <w:rPr>
          <w:u w:val="single"/>
        </w:rPr>
        <w:t>Initial State</w:t>
      </w:r>
    </w:p>
    <w:p w14:paraId="328C0AE0" w14:textId="77777777" w:rsidR="003570BB" w:rsidRDefault="003570BB" w:rsidP="006057B2">
      <w:pPr>
        <w:pStyle w:val="ListParagraph"/>
        <w:numPr>
          <w:ilvl w:val="0"/>
          <w:numId w:val="8"/>
        </w:numPr>
      </w:pPr>
      <w:r>
        <w:t>Load from CLIENT_T table</w:t>
      </w:r>
    </w:p>
    <w:p w14:paraId="418A0F76" w14:textId="77777777" w:rsidR="003570BB" w:rsidRDefault="003570BB" w:rsidP="003570BB">
      <w:pPr>
        <w:rPr>
          <w:ins w:id="26" w:author="C Pham" w:date="2018-08-02T22:11:00Z"/>
          <w:u w:val="single"/>
        </w:rPr>
      </w:pPr>
      <w:r w:rsidRPr="003570BB">
        <w:rPr>
          <w:u w:val="single"/>
        </w:rPr>
        <w:t>On Change Selection</w:t>
      </w:r>
    </w:p>
    <w:p w14:paraId="423A6204" w14:textId="150A6B59" w:rsidR="00425229" w:rsidRPr="00425229" w:rsidRDefault="00425229" w:rsidP="003570BB">
      <w:pPr>
        <w:rPr>
          <w:ins w:id="27" w:author="C Pham" w:date="2018-08-02T22:12:00Z"/>
          <w:rPrChange w:id="28" w:author="C Pham" w:date="2018-08-02T22:12:00Z">
            <w:rPr>
              <w:ins w:id="29" w:author="C Pham" w:date="2018-08-02T22:12:00Z"/>
              <w:u w:val="single"/>
            </w:rPr>
          </w:rPrChange>
        </w:rPr>
      </w:pPr>
      <w:ins w:id="30" w:author="C Pham" w:date="2018-08-02T22:11:00Z">
        <w:r w:rsidRPr="00425229">
          <w:rPr>
            <w:rPrChange w:id="31" w:author="C Pham" w:date="2018-08-02T22:12:00Z">
              <w:rPr>
                <w:u w:val="single"/>
              </w:rPr>
            </w:rPrChange>
          </w:rPr>
          <w:t xml:space="preserve">Warn user that all rates will be permanently delete from database.  If fee is selected, </w:t>
        </w:r>
      </w:ins>
      <w:ins w:id="32" w:author="C Pham" w:date="2018-08-02T22:12:00Z">
        <w:r w:rsidRPr="00425229">
          <w:rPr>
            <w:rPrChange w:id="33" w:author="C Pham" w:date="2018-08-02T22:12:00Z">
              <w:rPr>
                <w:u w:val="single"/>
              </w:rPr>
            </w:rPrChange>
          </w:rPr>
          <w:t xml:space="preserve">set rate to </w:t>
        </w:r>
      </w:ins>
      <w:ins w:id="34" w:author="C Pham" w:date="2018-08-02T22:15:00Z">
        <w:r w:rsidR="002C347C">
          <w:t>zero and do not allow user to edit rates as all will be set to zero too.</w:t>
        </w:r>
      </w:ins>
    </w:p>
    <w:p w14:paraId="77206759" w14:textId="77777777" w:rsidR="00425229" w:rsidRPr="003570BB" w:rsidRDefault="00425229" w:rsidP="003570BB">
      <w:pPr>
        <w:rPr>
          <w:u w:val="single"/>
        </w:rPr>
      </w:pPr>
    </w:p>
    <w:p w14:paraId="436F7100" w14:textId="77777777" w:rsidR="00BF122F" w:rsidRDefault="00BF122F" w:rsidP="004C0FD6">
      <w:pPr>
        <w:pStyle w:val="Heading3"/>
      </w:pPr>
      <w:bookmarkStart w:id="35" w:name="_Toc521460256"/>
      <w:r>
        <w:t>View/Edit Rates by Qtr/Week Below:</w:t>
      </w:r>
      <w:bookmarkEnd w:id="35"/>
    </w:p>
    <w:p w14:paraId="760C5EAE" w14:textId="381FAA8C" w:rsidR="00923C4E" w:rsidRPr="003570BB" w:rsidRDefault="00923C4E" w:rsidP="004C0FD6">
      <w:pPr>
        <w:pStyle w:val="Heading4"/>
      </w:pPr>
      <w:r>
        <w:t>Gross and Commission Structure Radio Buttons selected</w:t>
      </w:r>
    </w:p>
    <w:p w14:paraId="254EEB1D" w14:textId="45639EED" w:rsidR="00BF122F" w:rsidRPr="003570BB" w:rsidRDefault="00BF122F" w:rsidP="00923C4E">
      <w:pPr>
        <w:ind w:left="720"/>
        <w:rPr>
          <w:u w:val="single"/>
        </w:rPr>
      </w:pPr>
      <w:r w:rsidRPr="003570BB">
        <w:rPr>
          <w:u w:val="single"/>
        </w:rPr>
        <w:t>Initial State</w:t>
      </w:r>
      <w:r w:rsidR="00383D46">
        <w:rPr>
          <w:u w:val="single"/>
        </w:rPr>
        <w:t xml:space="preserve"> (</w:t>
      </w:r>
      <w:r w:rsidR="00383D46">
        <w:rPr>
          <w:u w:val="single"/>
        </w:rPr>
        <w:fldChar w:fldCharType="begin"/>
      </w:r>
      <w:r w:rsidR="00383D46">
        <w:rPr>
          <w:u w:val="single"/>
        </w:rPr>
        <w:instrText xml:space="preserve"> REF _Ref519267764 \h </w:instrText>
      </w:r>
      <w:r w:rsidR="00383D46">
        <w:rPr>
          <w:u w:val="single"/>
        </w:rPr>
      </w:r>
      <w:r w:rsidR="00383D46">
        <w:rPr>
          <w:u w:val="single"/>
        </w:rPr>
        <w:fldChar w:fldCharType="separate"/>
      </w:r>
      <w:r w:rsidR="00666236" w:rsidRPr="00383D46">
        <w:rPr>
          <w:sz w:val="16"/>
        </w:rPr>
        <w:t xml:space="preserve">Figure </w:t>
      </w:r>
      <w:r w:rsidR="00666236">
        <w:rPr>
          <w:noProof/>
          <w:sz w:val="16"/>
        </w:rPr>
        <w:t>4</w:t>
      </w:r>
      <w:r w:rsidR="00666236" w:rsidRPr="00383D46">
        <w:rPr>
          <w:sz w:val="16"/>
        </w:rPr>
        <w:t>. View/Edit Rates by Qtr/Week</w:t>
      </w:r>
      <w:r w:rsidR="00383D46">
        <w:rPr>
          <w:u w:val="single"/>
        </w:rPr>
        <w:fldChar w:fldCharType="end"/>
      </w:r>
      <w:r w:rsidR="00383D46">
        <w:rPr>
          <w:u w:val="single"/>
        </w:rPr>
        <w:t>)</w:t>
      </w:r>
    </w:p>
    <w:p w14:paraId="03708061" w14:textId="77777777" w:rsidR="00160ED8" w:rsidRDefault="00BF122F" w:rsidP="006057B2">
      <w:pPr>
        <w:pStyle w:val="ListParagraph"/>
        <w:numPr>
          <w:ilvl w:val="0"/>
          <w:numId w:val="6"/>
        </w:numPr>
        <w:ind w:left="1440"/>
      </w:pPr>
      <w:commentRangeStart w:id="36"/>
      <w:r>
        <w:t xml:space="preserve">“Plan Year” </w:t>
      </w:r>
      <w:commentRangeEnd w:id="36"/>
      <w:r>
        <w:rPr>
          <w:rStyle w:val="CommentReference"/>
        </w:rPr>
        <w:commentReference w:id="36"/>
      </w:r>
      <w:r>
        <w:t>dropdown active</w:t>
      </w:r>
    </w:p>
    <w:p w14:paraId="47A140E8" w14:textId="3BE3C3B4" w:rsidR="00160ED8" w:rsidRDefault="00BF122F" w:rsidP="006057B2">
      <w:pPr>
        <w:pStyle w:val="ListParagraph"/>
        <w:numPr>
          <w:ilvl w:val="0"/>
          <w:numId w:val="6"/>
        </w:numPr>
        <w:ind w:left="1440"/>
      </w:pPr>
      <w:r>
        <w:t>“Clear Week Rates”</w:t>
      </w:r>
      <w:ins w:id="37" w:author="C Pham" w:date="2018-08-02T22:12:00Z">
        <w:r w:rsidR="00425229">
          <w:t xml:space="preserve"> active</w:t>
        </w:r>
      </w:ins>
    </w:p>
    <w:p w14:paraId="5F9E7067" w14:textId="1043DE59" w:rsidR="00BF122F" w:rsidRDefault="00BF122F" w:rsidP="006057B2">
      <w:pPr>
        <w:pStyle w:val="ListParagraph"/>
        <w:numPr>
          <w:ilvl w:val="0"/>
          <w:numId w:val="6"/>
        </w:numPr>
        <w:ind w:left="1440"/>
      </w:pPr>
      <w:r>
        <w:t>All else inactive.</w:t>
      </w:r>
    </w:p>
    <w:p w14:paraId="66F80ED5" w14:textId="71E73952" w:rsidR="00383D46" w:rsidRPr="00383D46" w:rsidRDefault="00383D46" w:rsidP="00383D46">
      <w:pPr>
        <w:pStyle w:val="Caption"/>
        <w:keepNext/>
        <w:ind w:left="360" w:firstLine="720"/>
        <w:rPr>
          <w:sz w:val="16"/>
        </w:rPr>
      </w:pPr>
      <w:bookmarkStart w:id="38" w:name="_Ref519267764"/>
      <w:r w:rsidRPr="00383D46">
        <w:rPr>
          <w:sz w:val="16"/>
        </w:rPr>
        <w:t xml:space="preserve">Figure </w:t>
      </w:r>
      <w:r w:rsidR="001F20CF">
        <w:rPr>
          <w:sz w:val="16"/>
        </w:rPr>
        <w:fldChar w:fldCharType="begin"/>
      </w:r>
      <w:r w:rsidR="001F20CF">
        <w:rPr>
          <w:sz w:val="16"/>
        </w:rPr>
        <w:instrText xml:space="preserve"> SEQ Figure \* ARABIC </w:instrText>
      </w:r>
      <w:r w:rsidR="001F20CF">
        <w:rPr>
          <w:sz w:val="16"/>
        </w:rPr>
        <w:fldChar w:fldCharType="separate"/>
      </w:r>
      <w:r w:rsidR="00246890">
        <w:rPr>
          <w:noProof/>
          <w:sz w:val="16"/>
        </w:rPr>
        <w:t>4</w:t>
      </w:r>
      <w:r w:rsidR="001F20CF">
        <w:rPr>
          <w:sz w:val="16"/>
        </w:rPr>
        <w:fldChar w:fldCharType="end"/>
      </w:r>
      <w:r w:rsidRPr="00383D46">
        <w:rPr>
          <w:sz w:val="16"/>
        </w:rPr>
        <w:t>. View/Edit Rates by Qtr/Week</w:t>
      </w:r>
      <w:bookmarkEnd w:id="38"/>
    </w:p>
    <w:p w14:paraId="5C4B1A73" w14:textId="77777777" w:rsidR="00BF122F" w:rsidRDefault="00BF122F" w:rsidP="00923C4E">
      <w:pPr>
        <w:keepNext/>
        <w:ind w:left="720"/>
      </w:pPr>
      <w:r>
        <w:rPr>
          <w:noProof/>
          <w:lang w:eastAsia="en-US"/>
        </w:rPr>
        <w:drawing>
          <wp:inline distT="0" distB="0" distL="0" distR="0" wp14:anchorId="3CCF3942" wp14:editId="74D473B6">
            <wp:extent cx="1386438" cy="1237891"/>
            <wp:effectExtent l="0" t="0" r="4445" b="635"/>
            <wp:docPr id="4" name="Picture 4" descr="C:\Users\phamc\AppData\Local\Temp\SNAGHTML1bf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mc\AppData\Local\Temp\SNAGHTML1bfe0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99133" cy="1249226"/>
                    </a:xfrm>
                    <a:prstGeom prst="rect">
                      <a:avLst/>
                    </a:prstGeom>
                    <a:noFill/>
                    <a:ln>
                      <a:noFill/>
                    </a:ln>
                  </pic:spPr>
                </pic:pic>
              </a:graphicData>
            </a:graphic>
          </wp:inline>
        </w:drawing>
      </w:r>
    </w:p>
    <w:p w14:paraId="02AF0E8A" w14:textId="3644BE79" w:rsidR="00BF122F" w:rsidRPr="003570BB" w:rsidRDefault="00BF122F" w:rsidP="00923C4E">
      <w:pPr>
        <w:ind w:left="720"/>
        <w:rPr>
          <w:b/>
        </w:rPr>
      </w:pPr>
      <w:r>
        <w:rPr>
          <w:b/>
        </w:rPr>
        <w:t>Plan Year</w:t>
      </w:r>
    </w:p>
    <w:p w14:paraId="10CD7FC7" w14:textId="77777777" w:rsidR="00BF122F" w:rsidRDefault="00BF122F" w:rsidP="00923C4E">
      <w:pPr>
        <w:ind w:left="720"/>
        <w:rPr>
          <w:u w:val="single"/>
        </w:rPr>
      </w:pPr>
      <w:r w:rsidRPr="003570BB">
        <w:rPr>
          <w:u w:val="single"/>
        </w:rPr>
        <w:t>Initial State</w:t>
      </w:r>
    </w:p>
    <w:p w14:paraId="272CDD3E" w14:textId="179EE965" w:rsidR="00BF122F" w:rsidRDefault="00BF122F" w:rsidP="006057B2">
      <w:pPr>
        <w:pStyle w:val="ListParagraph"/>
        <w:numPr>
          <w:ilvl w:val="0"/>
          <w:numId w:val="5"/>
        </w:numPr>
        <w:ind w:left="1440"/>
      </w:pPr>
      <w:r>
        <w:t>None Selected</w:t>
      </w:r>
    </w:p>
    <w:p w14:paraId="09442DD5" w14:textId="2D05C533" w:rsidR="00BF122F" w:rsidRPr="00BF122F" w:rsidRDefault="00BF122F" w:rsidP="006057B2">
      <w:pPr>
        <w:pStyle w:val="ListParagraph"/>
        <w:numPr>
          <w:ilvl w:val="0"/>
          <w:numId w:val="5"/>
        </w:numPr>
        <w:ind w:left="1440"/>
      </w:pPr>
      <w:r>
        <w:t>Plan Year d</w:t>
      </w:r>
      <w:commentRangeStart w:id="39"/>
      <w:r>
        <w:t>rop down populated</w:t>
      </w:r>
      <w:commentRangeEnd w:id="39"/>
      <w:r>
        <w:rPr>
          <w:rStyle w:val="CommentReference"/>
        </w:rPr>
        <w:commentReference w:id="39"/>
      </w:r>
      <w:ins w:id="40" w:author="C Pham" w:date="2018-08-02T22:16:00Z">
        <w:r w:rsidR="002C347C">
          <w:t xml:space="preserve"> from 2017 forward</w:t>
        </w:r>
      </w:ins>
    </w:p>
    <w:p w14:paraId="36144A34" w14:textId="72CB0315" w:rsidR="00BF122F" w:rsidRPr="00BF122F" w:rsidRDefault="00BF122F" w:rsidP="00923C4E">
      <w:pPr>
        <w:ind w:left="720"/>
        <w:rPr>
          <w:u w:val="single"/>
        </w:rPr>
      </w:pPr>
      <w:r w:rsidRPr="00BF122F">
        <w:rPr>
          <w:u w:val="single"/>
        </w:rPr>
        <w:t>On Change Selection</w:t>
      </w:r>
    </w:p>
    <w:p w14:paraId="195F2995" w14:textId="7142212E" w:rsidR="00BF122F" w:rsidRDefault="00BF122F" w:rsidP="006057B2">
      <w:pPr>
        <w:pStyle w:val="ListParagraph"/>
        <w:numPr>
          <w:ilvl w:val="0"/>
          <w:numId w:val="4"/>
        </w:numPr>
        <w:ind w:left="1440"/>
      </w:pPr>
      <w:r>
        <w:t>Enable Quarter</w:t>
      </w:r>
    </w:p>
    <w:p w14:paraId="2F5771D5" w14:textId="64407B91" w:rsidR="00422330" w:rsidRDefault="00422330" w:rsidP="006057B2">
      <w:pPr>
        <w:pStyle w:val="ListParagraph"/>
        <w:numPr>
          <w:ilvl w:val="0"/>
          <w:numId w:val="4"/>
        </w:numPr>
        <w:ind w:left="1440"/>
      </w:pPr>
      <w:commentRangeStart w:id="41"/>
      <w:r>
        <w:t>Populate Quarter</w:t>
      </w:r>
      <w:commentRangeEnd w:id="41"/>
      <w:r>
        <w:rPr>
          <w:rStyle w:val="CommentReference"/>
        </w:rPr>
        <w:commentReference w:id="41"/>
      </w:r>
      <w:r>
        <w:t xml:space="preserve"> dropdown</w:t>
      </w:r>
    </w:p>
    <w:p w14:paraId="10FFD8ED" w14:textId="299C688C" w:rsidR="00BF122F" w:rsidRDefault="00BF122F" w:rsidP="006057B2">
      <w:pPr>
        <w:pStyle w:val="ListParagraph"/>
        <w:numPr>
          <w:ilvl w:val="0"/>
          <w:numId w:val="4"/>
        </w:numPr>
        <w:ind w:left="1440"/>
      </w:pPr>
      <w:r>
        <w:t>Disable “Clear Week Rates”</w:t>
      </w:r>
    </w:p>
    <w:p w14:paraId="18D1502E" w14:textId="30FDBAC5" w:rsidR="00422330" w:rsidRPr="00422330" w:rsidRDefault="00422330" w:rsidP="00923C4E">
      <w:pPr>
        <w:ind w:left="720"/>
        <w:rPr>
          <w:b/>
        </w:rPr>
      </w:pPr>
      <w:r w:rsidRPr="00422330">
        <w:rPr>
          <w:b/>
        </w:rPr>
        <w:t>Quarter</w:t>
      </w:r>
    </w:p>
    <w:p w14:paraId="10770610" w14:textId="10F2EB0A" w:rsidR="00BF122F" w:rsidRDefault="00422330" w:rsidP="00923C4E">
      <w:pPr>
        <w:ind w:left="720"/>
      </w:pPr>
      <w:r>
        <w:rPr>
          <w:u w:val="single"/>
        </w:rPr>
        <w:lastRenderedPageBreak/>
        <w:t>Initial State</w:t>
      </w:r>
    </w:p>
    <w:p w14:paraId="522F9F72" w14:textId="37E69166" w:rsidR="00422330" w:rsidRDefault="00422330" w:rsidP="00923C4E">
      <w:pPr>
        <w:ind w:left="720"/>
      </w:pPr>
      <w:r>
        <w:t>None Selected</w:t>
      </w:r>
    </w:p>
    <w:p w14:paraId="0804B6D4" w14:textId="085D715B" w:rsidR="00422330" w:rsidRPr="00422330" w:rsidRDefault="00422330" w:rsidP="00923C4E">
      <w:pPr>
        <w:ind w:left="720"/>
        <w:rPr>
          <w:u w:val="single"/>
        </w:rPr>
      </w:pPr>
      <w:r w:rsidRPr="00422330">
        <w:rPr>
          <w:u w:val="single"/>
        </w:rPr>
        <w:t>On Change Selection</w:t>
      </w:r>
      <w:r w:rsidR="00383D46">
        <w:rPr>
          <w:u w:val="single"/>
        </w:rPr>
        <w:t xml:space="preserve"> (</w:t>
      </w:r>
      <w:r w:rsidR="00383D46">
        <w:rPr>
          <w:u w:val="single"/>
        </w:rPr>
        <w:fldChar w:fldCharType="begin"/>
      </w:r>
      <w:r w:rsidR="00383D46">
        <w:rPr>
          <w:u w:val="single"/>
        </w:rPr>
        <w:instrText xml:space="preserve"> REF _Ref519267804 \h </w:instrText>
      </w:r>
      <w:r w:rsidR="00383D46">
        <w:rPr>
          <w:u w:val="single"/>
        </w:rPr>
      </w:r>
      <w:r w:rsidR="00383D46">
        <w:rPr>
          <w:u w:val="single"/>
        </w:rPr>
        <w:fldChar w:fldCharType="separate"/>
      </w:r>
      <w:r w:rsidR="00666236" w:rsidRPr="00383D46">
        <w:rPr>
          <w:sz w:val="16"/>
        </w:rPr>
        <w:t xml:space="preserve">Figure </w:t>
      </w:r>
      <w:r w:rsidR="00666236">
        <w:rPr>
          <w:noProof/>
          <w:sz w:val="16"/>
        </w:rPr>
        <w:t>5</w:t>
      </w:r>
      <w:r w:rsidR="00666236" w:rsidRPr="00383D46">
        <w:rPr>
          <w:sz w:val="16"/>
        </w:rPr>
        <w:t>.  On Change Quarter</w:t>
      </w:r>
      <w:r w:rsidR="00383D46">
        <w:rPr>
          <w:u w:val="single"/>
        </w:rPr>
        <w:fldChar w:fldCharType="end"/>
      </w:r>
      <w:r w:rsidR="00383D46">
        <w:rPr>
          <w:u w:val="single"/>
        </w:rPr>
        <w:t>)</w:t>
      </w:r>
    </w:p>
    <w:p w14:paraId="31069E62" w14:textId="24D54E46" w:rsidR="00D6295D" w:rsidRDefault="00422330" w:rsidP="006057B2">
      <w:pPr>
        <w:pStyle w:val="ListParagraph"/>
        <w:numPr>
          <w:ilvl w:val="0"/>
          <w:numId w:val="2"/>
        </w:numPr>
        <w:ind w:left="1440"/>
      </w:pPr>
      <w:r>
        <w:t>Enable Start Week</w:t>
      </w:r>
    </w:p>
    <w:p w14:paraId="6A499B3C" w14:textId="00D40A05" w:rsidR="00422330" w:rsidRDefault="00422330" w:rsidP="006057B2">
      <w:pPr>
        <w:pStyle w:val="ListParagraph"/>
        <w:numPr>
          <w:ilvl w:val="0"/>
          <w:numId w:val="2"/>
        </w:numPr>
        <w:ind w:left="1440"/>
      </w:pPr>
      <w:r>
        <w:t>Enable End Week</w:t>
      </w:r>
    </w:p>
    <w:p w14:paraId="2628A87A" w14:textId="118EA33C" w:rsidR="00422330" w:rsidRDefault="00422330" w:rsidP="006057B2">
      <w:pPr>
        <w:pStyle w:val="ListParagraph"/>
        <w:numPr>
          <w:ilvl w:val="0"/>
          <w:numId w:val="2"/>
        </w:numPr>
        <w:ind w:left="1440"/>
      </w:pPr>
      <w:commentRangeStart w:id="42"/>
      <w:r>
        <w:t>Fill weeks and rates for week</w:t>
      </w:r>
      <w:commentRangeEnd w:id="42"/>
      <w:r>
        <w:rPr>
          <w:rStyle w:val="CommentReference"/>
        </w:rPr>
        <w:commentReference w:id="42"/>
      </w:r>
    </w:p>
    <w:p w14:paraId="2818ED5F" w14:textId="78DBA195" w:rsidR="00422330" w:rsidRDefault="00422330" w:rsidP="006057B2">
      <w:pPr>
        <w:pStyle w:val="ListParagraph"/>
        <w:numPr>
          <w:ilvl w:val="0"/>
          <w:numId w:val="2"/>
        </w:numPr>
        <w:ind w:left="1440"/>
      </w:pPr>
      <w:r>
        <w:t>Enable “Apply selected value to all weeks in Qtr”</w:t>
      </w:r>
    </w:p>
    <w:p w14:paraId="1CD2C3EC" w14:textId="34252DE6" w:rsidR="00422330" w:rsidRDefault="00422330" w:rsidP="006057B2">
      <w:pPr>
        <w:pStyle w:val="ListParagraph"/>
        <w:numPr>
          <w:ilvl w:val="0"/>
          <w:numId w:val="2"/>
        </w:numPr>
        <w:ind w:left="1440"/>
      </w:pPr>
      <w:r>
        <w:t>Enable “Clear Week Rates”</w:t>
      </w:r>
    </w:p>
    <w:p w14:paraId="7B2EF0C1" w14:textId="4EA42062" w:rsidR="00383D46" w:rsidRPr="00383D46" w:rsidRDefault="00383D46" w:rsidP="00383D46">
      <w:pPr>
        <w:pStyle w:val="Caption"/>
        <w:keepNext/>
        <w:ind w:left="1080"/>
        <w:rPr>
          <w:sz w:val="16"/>
        </w:rPr>
      </w:pPr>
      <w:bookmarkStart w:id="43" w:name="_Ref519267804"/>
      <w:r w:rsidRPr="00383D46">
        <w:rPr>
          <w:sz w:val="16"/>
        </w:rPr>
        <w:t xml:space="preserve">Figure </w:t>
      </w:r>
      <w:r w:rsidR="001F20CF">
        <w:rPr>
          <w:sz w:val="16"/>
        </w:rPr>
        <w:fldChar w:fldCharType="begin"/>
      </w:r>
      <w:r w:rsidR="001F20CF">
        <w:rPr>
          <w:sz w:val="16"/>
        </w:rPr>
        <w:instrText xml:space="preserve"> SEQ Figure \* ARABIC </w:instrText>
      </w:r>
      <w:r w:rsidR="001F20CF">
        <w:rPr>
          <w:sz w:val="16"/>
        </w:rPr>
        <w:fldChar w:fldCharType="separate"/>
      </w:r>
      <w:r w:rsidR="00246890">
        <w:rPr>
          <w:noProof/>
          <w:sz w:val="16"/>
        </w:rPr>
        <w:t>5</w:t>
      </w:r>
      <w:r w:rsidR="001F20CF">
        <w:rPr>
          <w:sz w:val="16"/>
        </w:rPr>
        <w:fldChar w:fldCharType="end"/>
      </w:r>
      <w:r w:rsidRPr="00383D46">
        <w:rPr>
          <w:sz w:val="16"/>
        </w:rPr>
        <w:t>.  On Change Quarter</w:t>
      </w:r>
      <w:bookmarkEnd w:id="43"/>
    </w:p>
    <w:p w14:paraId="4825EC84" w14:textId="77777777" w:rsidR="00422330" w:rsidRDefault="00422330" w:rsidP="00923C4E">
      <w:pPr>
        <w:keepNext/>
        <w:ind w:left="720"/>
      </w:pPr>
      <w:r>
        <w:rPr>
          <w:noProof/>
          <w:lang w:eastAsia="en-US"/>
        </w:rPr>
        <w:drawing>
          <wp:inline distT="0" distB="0" distL="0" distR="0" wp14:anchorId="288B6037" wp14:editId="0E5D25D4">
            <wp:extent cx="3031488" cy="2316193"/>
            <wp:effectExtent l="0" t="0" r="0" b="8255"/>
            <wp:docPr id="6" name="Picture 6" descr="C:\Users\phamc\AppData\Local\Temp\SNAGHTML1c6a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amc\AppData\Local\Temp\SNAGHTML1c6a64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9904" cy="2322623"/>
                    </a:xfrm>
                    <a:prstGeom prst="rect">
                      <a:avLst/>
                    </a:prstGeom>
                    <a:noFill/>
                    <a:ln>
                      <a:noFill/>
                    </a:ln>
                  </pic:spPr>
                </pic:pic>
              </a:graphicData>
            </a:graphic>
          </wp:inline>
        </w:drawing>
      </w:r>
    </w:p>
    <w:p w14:paraId="65F6DC55" w14:textId="216B8162" w:rsidR="00D6295D" w:rsidRPr="00422330" w:rsidRDefault="00422330" w:rsidP="00923C4E">
      <w:pPr>
        <w:ind w:left="720"/>
        <w:rPr>
          <w:b/>
        </w:rPr>
      </w:pPr>
      <w:r w:rsidRPr="00422330">
        <w:rPr>
          <w:b/>
        </w:rPr>
        <w:t>Start Week</w:t>
      </w:r>
    </w:p>
    <w:p w14:paraId="4BE1684F" w14:textId="609EE252" w:rsidR="00422330" w:rsidRPr="00422330" w:rsidRDefault="00422330" w:rsidP="00923C4E">
      <w:pPr>
        <w:ind w:left="720"/>
        <w:rPr>
          <w:u w:val="single"/>
        </w:rPr>
      </w:pPr>
      <w:r w:rsidRPr="00422330">
        <w:rPr>
          <w:u w:val="single"/>
        </w:rPr>
        <w:t>Initial State</w:t>
      </w:r>
    </w:p>
    <w:p w14:paraId="344F488C" w14:textId="0A3BF033" w:rsidR="00422330" w:rsidRDefault="00383D46" w:rsidP="006057B2">
      <w:pPr>
        <w:pStyle w:val="ListParagraph"/>
        <w:numPr>
          <w:ilvl w:val="0"/>
          <w:numId w:val="13"/>
        </w:numPr>
      </w:pPr>
      <w:r>
        <w:t>Empty but populated with week values for the selected quarter.</w:t>
      </w:r>
    </w:p>
    <w:p w14:paraId="3F82A59C" w14:textId="696C6D79" w:rsidR="00422330" w:rsidRPr="00422330" w:rsidRDefault="00422330" w:rsidP="00923C4E">
      <w:pPr>
        <w:ind w:left="720"/>
        <w:rPr>
          <w:u w:val="single"/>
        </w:rPr>
      </w:pPr>
      <w:r w:rsidRPr="00422330">
        <w:rPr>
          <w:u w:val="single"/>
        </w:rPr>
        <w:t>On Change Selection</w:t>
      </w:r>
    </w:p>
    <w:p w14:paraId="7A7B5B59" w14:textId="7FB0BCCE" w:rsidR="00422330" w:rsidRDefault="00422330" w:rsidP="006057B2">
      <w:pPr>
        <w:pStyle w:val="ListParagraph"/>
        <w:numPr>
          <w:ilvl w:val="0"/>
          <w:numId w:val="3"/>
        </w:numPr>
        <w:ind w:left="1440"/>
      </w:pPr>
      <w:r>
        <w:t>Select End Week to the last in the selection</w:t>
      </w:r>
    </w:p>
    <w:p w14:paraId="5824ED18" w14:textId="5C5A4612" w:rsidR="00422330" w:rsidRDefault="00422330" w:rsidP="006057B2">
      <w:pPr>
        <w:pStyle w:val="ListParagraph"/>
        <w:numPr>
          <w:ilvl w:val="0"/>
          <w:numId w:val="3"/>
        </w:numPr>
        <w:ind w:left="1440"/>
      </w:pPr>
      <w:r>
        <w:t>Disable</w:t>
      </w:r>
      <w:ins w:id="44" w:author="C Pham" w:date="2018-08-02T22:17:00Z">
        <w:r w:rsidR="002C347C">
          <w:t>/enable</w:t>
        </w:r>
      </w:ins>
      <w:r>
        <w:t xml:space="preserve"> rates </w:t>
      </w:r>
      <w:r w:rsidR="00160ED8">
        <w:t>and dates</w:t>
      </w:r>
      <w:ins w:id="45" w:author="C Pham" w:date="2018-08-02T22:17:00Z">
        <w:r w:rsidR="002C347C">
          <w:t xml:space="preserve"> depending on start/End Week selection</w:t>
        </w:r>
      </w:ins>
      <w:r w:rsidR="00160ED8">
        <w:t xml:space="preserve"> (</w:t>
      </w:r>
      <w:r w:rsidR="00383D46">
        <w:fldChar w:fldCharType="begin"/>
      </w:r>
      <w:r w:rsidR="00383D46">
        <w:instrText xml:space="preserve"> REF _Ref519267881 \h </w:instrText>
      </w:r>
      <w:r w:rsidR="00383D46">
        <w:fldChar w:fldCharType="separate"/>
      </w:r>
      <w:r w:rsidR="00666236" w:rsidRPr="00383D46">
        <w:rPr>
          <w:sz w:val="16"/>
        </w:rPr>
        <w:t xml:space="preserve">Figure </w:t>
      </w:r>
      <w:r w:rsidR="00666236">
        <w:rPr>
          <w:noProof/>
          <w:sz w:val="16"/>
        </w:rPr>
        <w:t>6</w:t>
      </w:r>
      <w:r w:rsidR="00666236" w:rsidRPr="00383D46">
        <w:rPr>
          <w:sz w:val="16"/>
        </w:rPr>
        <w:t>.  Rate status based on Start/End Week selections</w:t>
      </w:r>
      <w:r w:rsidR="00383D46">
        <w:fldChar w:fldCharType="end"/>
      </w:r>
      <w:r w:rsidR="00160ED8">
        <w:t>)</w:t>
      </w:r>
      <w:del w:id="46" w:author="C Pham" w:date="2018-08-02T22:17:00Z">
        <w:r w:rsidR="00160ED8" w:rsidDel="002C347C">
          <w:delText xml:space="preserve"> accordingly</w:delText>
        </w:r>
      </w:del>
      <w:r w:rsidR="00160ED8">
        <w:t>.</w:t>
      </w:r>
    </w:p>
    <w:p w14:paraId="289E63E1" w14:textId="6779EC31" w:rsidR="00160ED8" w:rsidRDefault="00160ED8" w:rsidP="006057B2">
      <w:pPr>
        <w:pStyle w:val="ListParagraph"/>
        <w:numPr>
          <w:ilvl w:val="0"/>
          <w:numId w:val="3"/>
        </w:numPr>
        <w:ind w:left="1440"/>
      </w:pPr>
      <w:r>
        <w:t>Update End Week so that it only contains dates after “Start Week”</w:t>
      </w:r>
    </w:p>
    <w:p w14:paraId="17D3D9A0" w14:textId="3A359F7A" w:rsidR="00160ED8" w:rsidRPr="00974BB3" w:rsidRDefault="00160ED8">
      <w:pPr>
        <w:rPr>
          <w:color w:val="FF0000"/>
          <w:rPrChange w:id="47" w:author="C Pham" w:date="2018-07-25T13:50:00Z">
            <w:rPr>
              <w:b/>
              <w:color w:val="FF0000"/>
            </w:rPr>
          </w:rPrChange>
        </w:rPr>
        <w:pPrChange w:id="48" w:author="C Pham" w:date="2018-07-25T13:50:00Z">
          <w:pPr>
            <w:pStyle w:val="ListParagraph"/>
            <w:numPr>
              <w:numId w:val="3"/>
            </w:numPr>
            <w:ind w:left="1440" w:hanging="360"/>
          </w:pPr>
        </w:pPrChange>
      </w:pPr>
    </w:p>
    <w:p w14:paraId="699FEC61" w14:textId="469FF92E" w:rsidR="00974BB3" w:rsidRPr="00422330" w:rsidRDefault="00974BB3" w:rsidP="00974BB3">
      <w:pPr>
        <w:ind w:left="720"/>
        <w:rPr>
          <w:u w:val="single"/>
        </w:rPr>
      </w:pPr>
      <w:r>
        <w:rPr>
          <w:u w:val="single"/>
        </w:rPr>
        <w:t>Other Notes</w:t>
      </w:r>
    </w:p>
    <w:p w14:paraId="7F2F5F86" w14:textId="77777777" w:rsidR="00974BB3" w:rsidRPr="002C347C" w:rsidRDefault="00974BB3" w:rsidP="00974BB3">
      <w:pPr>
        <w:pStyle w:val="ListParagraph"/>
        <w:numPr>
          <w:ilvl w:val="0"/>
          <w:numId w:val="3"/>
        </w:numPr>
        <w:ind w:left="1440"/>
      </w:pPr>
      <w:commentRangeStart w:id="49"/>
      <w:r w:rsidRPr="002C347C">
        <w:rPr>
          <w:b/>
        </w:rPr>
        <w:t>Per Brenda, Figure 6 is a bug.  3/12 and 3/19 should be disabled in this case.  The general rule is that only dates between start and end week should be enabled.</w:t>
      </w:r>
      <w:commentRangeEnd w:id="49"/>
      <w:r w:rsidRPr="00974BB3">
        <w:rPr>
          <w:rStyle w:val="CommentReference"/>
        </w:rPr>
        <w:commentReference w:id="49"/>
      </w:r>
    </w:p>
    <w:p w14:paraId="577085AC" w14:textId="77777777" w:rsidR="00974BB3" w:rsidRPr="002C347C" w:rsidRDefault="00974BB3" w:rsidP="00974BB3">
      <w:pPr>
        <w:pStyle w:val="ListParagraph"/>
        <w:numPr>
          <w:ilvl w:val="0"/>
          <w:numId w:val="3"/>
        </w:numPr>
        <w:ind w:left="1440"/>
      </w:pPr>
      <w:commentRangeStart w:id="50"/>
      <w:r w:rsidRPr="002C347C">
        <w:rPr>
          <w:b/>
        </w:rPr>
        <w:lastRenderedPageBreak/>
        <w:t>After I clicked saved, I was told it was saved successfully and then it was followed by an alert that states “1/29/2018 should not be left blank.”  Intentional?</w:t>
      </w:r>
      <w:commentRangeEnd w:id="50"/>
      <w:r w:rsidRPr="00974BB3">
        <w:rPr>
          <w:rStyle w:val="CommentReference"/>
        </w:rPr>
        <w:commentReference w:id="50"/>
      </w:r>
    </w:p>
    <w:p w14:paraId="793F9CEF" w14:textId="77777777" w:rsidR="00974BB3" w:rsidRPr="00974BB3" w:rsidRDefault="00974BB3">
      <w:pPr>
        <w:rPr>
          <w:color w:val="FF0000"/>
          <w:rPrChange w:id="51" w:author="C Pham" w:date="2018-07-25T13:49:00Z">
            <w:rPr/>
          </w:rPrChange>
        </w:rPr>
        <w:pPrChange w:id="52" w:author="C Pham" w:date="2018-07-25T13:49:00Z">
          <w:pPr>
            <w:pStyle w:val="ListParagraph"/>
            <w:numPr>
              <w:numId w:val="3"/>
            </w:numPr>
            <w:ind w:left="1440" w:hanging="360"/>
          </w:pPr>
        </w:pPrChange>
      </w:pPr>
    </w:p>
    <w:p w14:paraId="0B41CED2" w14:textId="2FB3F9B1" w:rsidR="00383D46" w:rsidRPr="00383D46" w:rsidRDefault="00383D46" w:rsidP="00383D46">
      <w:pPr>
        <w:pStyle w:val="Caption"/>
        <w:keepNext/>
        <w:ind w:firstLine="720"/>
        <w:rPr>
          <w:sz w:val="16"/>
        </w:rPr>
      </w:pPr>
      <w:bookmarkStart w:id="53" w:name="_Ref519267881"/>
      <w:r w:rsidRPr="00383D46">
        <w:rPr>
          <w:sz w:val="16"/>
        </w:rPr>
        <w:t xml:space="preserve">Figure </w:t>
      </w:r>
      <w:r w:rsidR="001F20CF">
        <w:rPr>
          <w:sz w:val="16"/>
        </w:rPr>
        <w:fldChar w:fldCharType="begin"/>
      </w:r>
      <w:r w:rsidR="001F20CF">
        <w:rPr>
          <w:sz w:val="16"/>
        </w:rPr>
        <w:instrText xml:space="preserve"> SEQ Figure \* ARABIC </w:instrText>
      </w:r>
      <w:r w:rsidR="001F20CF">
        <w:rPr>
          <w:sz w:val="16"/>
        </w:rPr>
        <w:fldChar w:fldCharType="separate"/>
      </w:r>
      <w:r w:rsidR="00246890">
        <w:rPr>
          <w:noProof/>
          <w:sz w:val="16"/>
        </w:rPr>
        <w:t>6</w:t>
      </w:r>
      <w:r w:rsidR="001F20CF">
        <w:rPr>
          <w:sz w:val="16"/>
        </w:rPr>
        <w:fldChar w:fldCharType="end"/>
      </w:r>
      <w:r w:rsidRPr="00383D46">
        <w:rPr>
          <w:sz w:val="16"/>
        </w:rPr>
        <w:t>.  Rate status based on Start/End Week selections</w:t>
      </w:r>
      <w:bookmarkEnd w:id="53"/>
    </w:p>
    <w:p w14:paraId="01F10FC7" w14:textId="77777777" w:rsidR="00160ED8" w:rsidRDefault="00160ED8" w:rsidP="00923C4E">
      <w:pPr>
        <w:keepNext/>
        <w:ind w:left="720"/>
      </w:pPr>
      <w:r>
        <w:rPr>
          <w:noProof/>
          <w:lang w:eastAsia="en-US"/>
        </w:rPr>
        <w:drawing>
          <wp:inline distT="0" distB="0" distL="0" distR="0" wp14:anchorId="4D65928C" wp14:editId="2F0BF14F">
            <wp:extent cx="2408243" cy="16260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0911" cy="1634633"/>
                    </a:xfrm>
                    <a:prstGeom prst="rect">
                      <a:avLst/>
                    </a:prstGeom>
                  </pic:spPr>
                </pic:pic>
              </a:graphicData>
            </a:graphic>
          </wp:inline>
        </w:drawing>
      </w:r>
    </w:p>
    <w:p w14:paraId="073BB944" w14:textId="193F25FF" w:rsidR="00160ED8" w:rsidRPr="00160ED8" w:rsidRDefault="00160ED8" w:rsidP="00923C4E">
      <w:pPr>
        <w:ind w:left="720"/>
        <w:rPr>
          <w:b/>
        </w:rPr>
      </w:pPr>
      <w:r w:rsidRPr="00160ED8">
        <w:rPr>
          <w:b/>
        </w:rPr>
        <w:t>End Week</w:t>
      </w:r>
    </w:p>
    <w:p w14:paraId="26A15545" w14:textId="3CF83C2C" w:rsidR="00160ED8" w:rsidRDefault="00160ED8" w:rsidP="00923C4E">
      <w:pPr>
        <w:ind w:left="720"/>
        <w:rPr>
          <w:u w:val="single"/>
        </w:rPr>
      </w:pPr>
      <w:r>
        <w:rPr>
          <w:u w:val="single"/>
        </w:rPr>
        <w:t>Initial State</w:t>
      </w:r>
    </w:p>
    <w:p w14:paraId="22524609" w14:textId="21CD7664" w:rsidR="00160ED8" w:rsidRPr="00383D46" w:rsidRDefault="00160ED8" w:rsidP="006057B2">
      <w:pPr>
        <w:pStyle w:val="ListParagraph"/>
        <w:numPr>
          <w:ilvl w:val="0"/>
          <w:numId w:val="12"/>
        </w:numPr>
        <w:ind w:left="1440"/>
        <w:rPr>
          <w:u w:val="single"/>
        </w:rPr>
      </w:pPr>
      <w:r>
        <w:t>No selection until “Start Week” is set.</w:t>
      </w:r>
    </w:p>
    <w:p w14:paraId="3F3B24BA" w14:textId="756B13A7" w:rsidR="00383D46" w:rsidRPr="00160ED8" w:rsidRDefault="00383D46" w:rsidP="006057B2">
      <w:pPr>
        <w:pStyle w:val="ListParagraph"/>
        <w:numPr>
          <w:ilvl w:val="0"/>
          <w:numId w:val="12"/>
        </w:numPr>
        <w:ind w:left="1440"/>
        <w:rPr>
          <w:u w:val="single"/>
        </w:rPr>
      </w:pPr>
      <w:r>
        <w:t>All selections are dates AFTER selected “Start Week”</w:t>
      </w:r>
    </w:p>
    <w:p w14:paraId="62439332" w14:textId="3D478995" w:rsidR="00160ED8" w:rsidRDefault="00923C4E" w:rsidP="00923C4E">
      <w:pPr>
        <w:ind w:left="720"/>
        <w:rPr>
          <w:u w:val="single"/>
        </w:rPr>
      </w:pPr>
      <w:r>
        <w:rPr>
          <w:u w:val="single"/>
        </w:rPr>
        <w:t>On Change Selection</w:t>
      </w:r>
    </w:p>
    <w:p w14:paraId="46A183BB" w14:textId="6C1ED633" w:rsidR="00923C4E" w:rsidRPr="00974BB3" w:rsidRDefault="00923C4E" w:rsidP="006057B2">
      <w:pPr>
        <w:pStyle w:val="ListParagraph"/>
        <w:numPr>
          <w:ilvl w:val="0"/>
          <w:numId w:val="12"/>
        </w:numPr>
        <w:ind w:left="1440"/>
        <w:rPr>
          <w:ins w:id="54" w:author="C Pham" w:date="2018-07-25T13:51:00Z"/>
          <w:u w:val="single"/>
          <w:rPrChange w:id="55" w:author="C Pham" w:date="2018-07-25T13:51:00Z">
            <w:rPr>
              <w:ins w:id="56" w:author="C Pham" w:date="2018-07-25T13:51:00Z"/>
            </w:rPr>
          </w:rPrChange>
        </w:rPr>
      </w:pPr>
      <w:r>
        <w:t>Enable/Disable rates accordingly</w:t>
      </w:r>
    </w:p>
    <w:p w14:paraId="48F8B8E2" w14:textId="6B5DEE87" w:rsidR="00974BB3" w:rsidRPr="00335C09" w:rsidRDefault="00974BB3" w:rsidP="006057B2">
      <w:pPr>
        <w:pStyle w:val="ListParagraph"/>
        <w:numPr>
          <w:ilvl w:val="0"/>
          <w:numId w:val="12"/>
        </w:numPr>
        <w:ind w:left="1440"/>
        <w:rPr>
          <w:u w:val="single"/>
        </w:rPr>
      </w:pPr>
      <w:ins w:id="57" w:author="C Pham" w:date="2018-07-25T13:52:00Z">
        <w:r>
          <w:t>(</w:t>
        </w:r>
      </w:ins>
      <w:ins w:id="58" w:author="C Pham" w:date="2018-07-25T13:51:00Z">
        <w:r>
          <w:t xml:space="preserve">Brenda </w:t>
        </w:r>
      </w:ins>
      <w:ins w:id="59" w:author="C Pham" w:date="2018-07-25T13:52:00Z">
        <w:r>
          <w:t>7/25/18) Hide any week that is not being used.</w:t>
        </w:r>
      </w:ins>
    </w:p>
    <w:p w14:paraId="08D3E304" w14:textId="6A53A649" w:rsidR="00335C09" w:rsidRDefault="00335C09" w:rsidP="00335C09">
      <w:pPr>
        <w:ind w:left="720"/>
        <w:rPr>
          <w:b/>
        </w:rPr>
      </w:pPr>
      <w:r w:rsidRPr="00335C09">
        <w:rPr>
          <w:b/>
        </w:rPr>
        <w:t>Columns Week and Rate %</w:t>
      </w:r>
    </w:p>
    <w:p w14:paraId="1CFC4435" w14:textId="14D16FCF" w:rsidR="00335C09" w:rsidRPr="00335C09" w:rsidRDefault="00335C09" w:rsidP="00335C09">
      <w:pPr>
        <w:ind w:left="720"/>
        <w:rPr>
          <w:u w:val="single"/>
        </w:rPr>
      </w:pPr>
      <w:r w:rsidRPr="00335C09">
        <w:rPr>
          <w:u w:val="single"/>
        </w:rPr>
        <w:t>Initial State</w:t>
      </w:r>
    </w:p>
    <w:p w14:paraId="261F2566" w14:textId="5A30C1E6" w:rsidR="00335C09" w:rsidRPr="00335C09" w:rsidDel="00F15133" w:rsidRDefault="00335C09" w:rsidP="006057B2">
      <w:pPr>
        <w:pStyle w:val="ListParagraph"/>
        <w:numPr>
          <w:ilvl w:val="1"/>
          <w:numId w:val="12"/>
        </w:numPr>
        <w:rPr>
          <w:del w:id="60" w:author="C Pham" w:date="2018-07-25T14:20:00Z"/>
        </w:rPr>
      </w:pPr>
      <w:r>
        <w:t>Enable/Disable based on Start/End Week</w:t>
      </w:r>
    </w:p>
    <w:p w14:paraId="3118EAA1" w14:textId="77777777" w:rsidR="00160ED8" w:rsidDel="00F15133" w:rsidRDefault="00160ED8">
      <w:pPr>
        <w:pStyle w:val="ListParagraph"/>
        <w:numPr>
          <w:ilvl w:val="1"/>
          <w:numId w:val="12"/>
        </w:numPr>
        <w:rPr>
          <w:del w:id="61" w:author="C Pham" w:date="2018-07-25T14:20:00Z"/>
        </w:rPr>
        <w:pPrChange w:id="62" w:author="C Pham" w:date="2018-07-25T14:20:00Z">
          <w:pPr>
            <w:pStyle w:val="ListParagraph"/>
          </w:pPr>
        </w:pPrChange>
      </w:pPr>
    </w:p>
    <w:p w14:paraId="7A01CAB0" w14:textId="4B7D20AC" w:rsidR="00160ED8" w:rsidRPr="00923C4E" w:rsidDel="00F15133" w:rsidRDefault="00383D46">
      <w:pPr>
        <w:pStyle w:val="ListParagraph"/>
        <w:rPr>
          <w:del w:id="63" w:author="C Pham" w:date="2018-07-25T14:19:00Z"/>
        </w:rPr>
        <w:pPrChange w:id="64" w:author="C Pham" w:date="2018-07-25T14:20:00Z">
          <w:pPr>
            <w:pStyle w:val="Heading4"/>
          </w:pPr>
        </w:pPrChange>
      </w:pPr>
      <w:del w:id="65" w:author="C Pham" w:date="2018-07-25T14:20:00Z">
        <w:r w:rsidDel="00F15133">
          <w:delText>FEE</w:delText>
        </w:r>
        <w:r w:rsidR="00923C4E" w:rsidRPr="00923C4E" w:rsidDel="00F15133">
          <w:delText xml:space="preserve"> Selected</w:delText>
        </w:r>
      </w:del>
    </w:p>
    <w:p w14:paraId="31C9B5DA" w14:textId="1A5B3A55" w:rsidR="00160ED8" w:rsidDel="00F15133" w:rsidRDefault="00160ED8">
      <w:pPr>
        <w:pStyle w:val="ListParagraph"/>
        <w:rPr>
          <w:del w:id="66" w:author="C Pham" w:date="2018-07-25T14:20:00Z"/>
        </w:rPr>
      </w:pPr>
    </w:p>
    <w:p w14:paraId="1651034C" w14:textId="4551E9F1" w:rsidR="00160ED8" w:rsidRPr="00160ED8" w:rsidDel="00F15133" w:rsidRDefault="00160ED8">
      <w:pPr>
        <w:pStyle w:val="ListParagraph"/>
        <w:rPr>
          <w:del w:id="67" w:author="C Pham" w:date="2018-07-25T14:20:00Z"/>
          <w:u w:val="single"/>
        </w:rPr>
        <w:pPrChange w:id="68" w:author="C Pham" w:date="2018-07-25T14:20:00Z">
          <w:pPr>
            <w:pStyle w:val="ListParagraph"/>
            <w:numPr>
              <w:numId w:val="12"/>
            </w:numPr>
            <w:ind w:left="1440" w:hanging="360"/>
          </w:pPr>
        </w:pPrChange>
      </w:pPr>
      <w:del w:id="69" w:author="C Pham" w:date="2018-07-25T14:20:00Z">
        <w:r w:rsidDel="00F15133">
          <w:delText xml:space="preserve">All controls for commission rates structure are disabled. </w:delText>
        </w:r>
      </w:del>
    </w:p>
    <w:p w14:paraId="58534D5A" w14:textId="7BA2B3FE" w:rsidR="00160ED8" w:rsidRPr="00160ED8" w:rsidDel="00F15133" w:rsidRDefault="00160ED8">
      <w:pPr>
        <w:pStyle w:val="ListParagraph"/>
        <w:rPr>
          <w:del w:id="70" w:author="C Pham" w:date="2018-07-25T14:20:00Z"/>
          <w:u w:val="single"/>
        </w:rPr>
        <w:pPrChange w:id="71" w:author="C Pham" w:date="2018-07-25T14:20:00Z">
          <w:pPr>
            <w:pStyle w:val="ListParagraph"/>
            <w:numPr>
              <w:numId w:val="11"/>
            </w:numPr>
            <w:ind w:left="1440" w:hanging="360"/>
          </w:pPr>
        </w:pPrChange>
      </w:pPr>
      <w:del w:id="72" w:author="C Pham" w:date="2018-07-25T14:20:00Z">
        <w:r w:rsidDel="00F15133">
          <w:delText>Rate disabled</w:delText>
        </w:r>
      </w:del>
    </w:p>
    <w:p w14:paraId="26CD6593" w14:textId="2BE00771" w:rsidR="00160ED8" w:rsidRPr="00923C4E" w:rsidDel="00F15133" w:rsidRDefault="00160ED8">
      <w:pPr>
        <w:pStyle w:val="ListParagraph"/>
        <w:rPr>
          <w:del w:id="73" w:author="C Pham" w:date="2018-07-25T14:19:00Z"/>
          <w:u w:val="single"/>
        </w:rPr>
        <w:pPrChange w:id="74" w:author="C Pham" w:date="2018-07-25T14:20:00Z">
          <w:pPr>
            <w:pStyle w:val="ListParagraph"/>
            <w:numPr>
              <w:numId w:val="11"/>
            </w:numPr>
            <w:ind w:left="1440" w:hanging="360"/>
          </w:pPr>
        </w:pPrChange>
      </w:pPr>
      <w:del w:id="75" w:author="C Pham" w:date="2018-07-25T14:20:00Z">
        <w:r w:rsidDel="00F15133">
          <w:delText>See Figure 5</w:delText>
        </w:r>
      </w:del>
    </w:p>
    <w:p w14:paraId="225AEBAA" w14:textId="5EC365BF" w:rsidR="00923C4E" w:rsidRPr="00F15133" w:rsidDel="00F15133" w:rsidRDefault="00923C4E">
      <w:pPr>
        <w:pStyle w:val="ListParagraph"/>
        <w:rPr>
          <w:del w:id="76" w:author="C Pham" w:date="2018-07-25T14:18:00Z"/>
          <w:u w:val="single"/>
        </w:rPr>
        <w:pPrChange w:id="77" w:author="C Pham" w:date="2018-07-25T14:20:00Z">
          <w:pPr>
            <w:pStyle w:val="ListParagraph"/>
            <w:numPr>
              <w:numId w:val="11"/>
            </w:numPr>
            <w:ind w:left="1440" w:hanging="360"/>
          </w:pPr>
        </w:pPrChange>
      </w:pPr>
      <w:del w:id="78" w:author="C Pham" w:date="2018-07-25T14:18:00Z">
        <w:r w:rsidRPr="00F15133" w:rsidDel="00F15133">
          <w:rPr>
            <w:b/>
            <w:color w:val="FF0000"/>
            <w:rPrChange w:id="79" w:author="C Pham" w:date="2018-07-25T14:19:00Z">
              <w:rPr/>
            </w:rPrChange>
          </w:rPr>
          <w:delText>This doesn’t seem to have a real function.  Should I remove it from the radio button list?</w:delText>
        </w:r>
      </w:del>
    </w:p>
    <w:p w14:paraId="30BE6CDA" w14:textId="3691B1FB" w:rsidR="00160ED8" w:rsidDel="00F15133" w:rsidRDefault="00160ED8">
      <w:pPr>
        <w:pStyle w:val="ListParagraph"/>
        <w:rPr>
          <w:del w:id="80" w:author="C Pham" w:date="2018-07-25T14:19:00Z"/>
          <w:u w:val="single"/>
        </w:rPr>
        <w:pPrChange w:id="81" w:author="C Pham" w:date="2018-07-25T14:20:00Z">
          <w:pPr>
            <w:ind w:left="720"/>
          </w:pPr>
        </w:pPrChange>
      </w:pPr>
      <w:del w:id="82" w:author="C Pham" w:date="2018-07-25T14:19:00Z">
        <w:r w:rsidDel="00F15133">
          <w:rPr>
            <w:noProof/>
            <w:lang w:eastAsia="en-US"/>
          </w:rPr>
          <w:lastRenderedPageBreak/>
          <w:drawing>
            <wp:inline distT="0" distB="0" distL="0" distR="0" wp14:anchorId="499BF031" wp14:editId="0E65B6FD">
              <wp:extent cx="1918746" cy="2221302"/>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4679" cy="2239748"/>
                      </a:xfrm>
                      <a:prstGeom prst="rect">
                        <a:avLst/>
                      </a:prstGeom>
                    </pic:spPr>
                  </pic:pic>
                </a:graphicData>
              </a:graphic>
            </wp:inline>
          </w:drawing>
        </w:r>
      </w:del>
    </w:p>
    <w:p w14:paraId="16627799" w14:textId="77777777" w:rsidR="00335C09" w:rsidRDefault="00335C09">
      <w:pPr>
        <w:pStyle w:val="ListParagraph"/>
        <w:numPr>
          <w:ilvl w:val="1"/>
          <w:numId w:val="12"/>
        </w:numPr>
        <w:rPr>
          <w:u w:val="single"/>
        </w:rPr>
        <w:pPrChange w:id="83" w:author="C Pham" w:date="2018-07-25T14:20:00Z">
          <w:pPr>
            <w:ind w:left="720"/>
          </w:pPr>
        </w:pPrChange>
      </w:pPr>
    </w:p>
    <w:p w14:paraId="5A92F83B" w14:textId="5349CC7E" w:rsidR="00335C09" w:rsidRDefault="00335C09" w:rsidP="004C0FD6">
      <w:pPr>
        <w:pStyle w:val="Heading3"/>
      </w:pPr>
      <w:bookmarkStart w:id="84" w:name="_Toc521460257"/>
      <w:r w:rsidRPr="00335C09">
        <w:t>Clear Week Rates</w:t>
      </w:r>
      <w:bookmarkEnd w:id="84"/>
    </w:p>
    <w:p w14:paraId="653BEFC9" w14:textId="2B9FFE99" w:rsidR="00335C09" w:rsidRDefault="00335C09" w:rsidP="00335C09">
      <w:r>
        <w:t xml:space="preserve">Empty all </w:t>
      </w:r>
      <w:del w:id="85" w:author="C Pham" w:date="2018-08-02T22:20:00Z">
        <w:r w:rsidDel="002C347C">
          <w:delText xml:space="preserve">controls </w:delText>
        </w:r>
      </w:del>
      <w:ins w:id="86" w:author="C Pham" w:date="2018-08-02T22:20:00Z">
        <w:r w:rsidR="002C347C">
          <w:t xml:space="preserve">selected weeks </w:t>
        </w:r>
      </w:ins>
      <w:r>
        <w:t xml:space="preserve">for commission/rate as in </w:t>
      </w:r>
      <w:r>
        <w:fldChar w:fldCharType="begin"/>
      </w:r>
      <w:r>
        <w:instrText xml:space="preserve"> REF _Ref519267764 \h </w:instrText>
      </w:r>
      <w:r>
        <w:fldChar w:fldCharType="separate"/>
      </w:r>
      <w:r w:rsidR="00666236" w:rsidRPr="00383D46">
        <w:rPr>
          <w:sz w:val="16"/>
        </w:rPr>
        <w:t xml:space="preserve">Figure </w:t>
      </w:r>
      <w:r w:rsidR="00666236">
        <w:rPr>
          <w:noProof/>
          <w:sz w:val="16"/>
        </w:rPr>
        <w:t>4</w:t>
      </w:r>
      <w:r w:rsidR="00666236" w:rsidRPr="00383D46">
        <w:rPr>
          <w:sz w:val="16"/>
        </w:rPr>
        <w:t>. View/Edit Rates by Qtr/Week</w:t>
      </w:r>
      <w:r>
        <w:fldChar w:fldCharType="end"/>
      </w:r>
      <w:ins w:id="87" w:author="C Pham" w:date="2018-08-02T22:20:00Z">
        <w:r w:rsidR="002C347C">
          <w:t xml:space="preserve"> </w:t>
        </w:r>
      </w:ins>
    </w:p>
    <w:p w14:paraId="69415008" w14:textId="09A825F7" w:rsidR="00335C09" w:rsidRDefault="00335C09" w:rsidP="004C0FD6">
      <w:pPr>
        <w:pStyle w:val="Heading3"/>
      </w:pPr>
      <w:bookmarkStart w:id="88" w:name="_Toc521460258"/>
      <w:r>
        <w:t>Apply Selected Value to all Weeks in Qtr</w:t>
      </w:r>
      <w:bookmarkEnd w:id="88"/>
    </w:p>
    <w:p w14:paraId="7D836638" w14:textId="53B1338B" w:rsidR="00335C09" w:rsidDel="006F5C18" w:rsidRDefault="00335C09" w:rsidP="00335C09">
      <w:pPr>
        <w:rPr>
          <w:del w:id="89" w:author="C Pham" w:date="2018-08-08T02:40:00Z"/>
        </w:rPr>
      </w:pPr>
      <w:del w:id="90" w:author="C Pham" w:date="2018-08-08T02:40:00Z">
        <w:r w:rsidDel="006F5C18">
          <w:delText>Actions taken:</w:delText>
        </w:r>
      </w:del>
    </w:p>
    <w:p w14:paraId="081BD782" w14:textId="4ABA554A" w:rsidR="00335C09" w:rsidRPr="00335C09" w:rsidDel="006F5C18" w:rsidRDefault="00335C09" w:rsidP="006057B2">
      <w:pPr>
        <w:pStyle w:val="ListParagraph"/>
        <w:numPr>
          <w:ilvl w:val="0"/>
          <w:numId w:val="16"/>
        </w:numPr>
        <w:rPr>
          <w:del w:id="91" w:author="C Pham" w:date="2018-08-08T02:40:00Z"/>
        </w:rPr>
      </w:pPr>
      <w:del w:id="92" w:author="C Pham" w:date="2018-08-08T02:40:00Z">
        <w:r w:rsidDel="006F5C18">
          <w:delText xml:space="preserve">Prompt user “Do you want to clear all WeekOf Rates and cancel?” </w:delText>
        </w:r>
        <w:r w:rsidRPr="00335C09" w:rsidDel="006F5C18">
          <w:rPr>
            <w:color w:val="FF0000"/>
          </w:rPr>
          <w:delText>(might need to re-write this prompt)</w:delText>
        </w:r>
      </w:del>
    </w:p>
    <w:p w14:paraId="2411BCA4" w14:textId="26D94B48" w:rsidR="00335C09" w:rsidDel="006F5C18" w:rsidRDefault="00834D2C" w:rsidP="006057B2">
      <w:pPr>
        <w:pStyle w:val="ListParagraph"/>
        <w:numPr>
          <w:ilvl w:val="0"/>
          <w:numId w:val="16"/>
        </w:numPr>
        <w:rPr>
          <w:del w:id="93" w:author="C Pham" w:date="2018-08-08T02:40:00Z"/>
        </w:rPr>
      </w:pPr>
      <w:del w:id="94" w:author="C Pham" w:date="2018-08-08T02:40:00Z">
        <w:r w:rsidDel="006F5C18">
          <w:delText>If no, go to step 6.</w:delText>
        </w:r>
      </w:del>
    </w:p>
    <w:p w14:paraId="437EF0CB" w14:textId="51CBDDCC" w:rsidR="00834D2C" w:rsidDel="006F5C18" w:rsidRDefault="00834D2C" w:rsidP="006057B2">
      <w:pPr>
        <w:pStyle w:val="ListParagraph"/>
        <w:numPr>
          <w:ilvl w:val="0"/>
          <w:numId w:val="16"/>
        </w:numPr>
        <w:rPr>
          <w:del w:id="95" w:author="C Pham" w:date="2018-08-08T02:40:00Z"/>
        </w:rPr>
      </w:pPr>
      <w:del w:id="96" w:author="C Pham" w:date="2018-08-08T02:40:00Z">
        <w:r w:rsidDel="006F5C18">
          <w:delText>Clear Plan Yr.</w:delText>
        </w:r>
      </w:del>
    </w:p>
    <w:p w14:paraId="3083F4A6" w14:textId="0C68850E" w:rsidR="00834D2C" w:rsidDel="006F5C18" w:rsidRDefault="00834D2C" w:rsidP="006057B2">
      <w:pPr>
        <w:pStyle w:val="ListParagraph"/>
        <w:numPr>
          <w:ilvl w:val="0"/>
          <w:numId w:val="16"/>
        </w:numPr>
        <w:rPr>
          <w:del w:id="97" w:author="C Pham" w:date="2018-08-08T02:40:00Z"/>
        </w:rPr>
      </w:pPr>
      <w:del w:id="98" w:author="C Pham" w:date="2018-08-08T02:40:00Z">
        <w:r w:rsidDel="006F5C18">
          <w:delText>Disable all controls for commission rates</w:delText>
        </w:r>
      </w:del>
    </w:p>
    <w:p w14:paraId="51E19EA7" w14:textId="4300C686" w:rsidR="00834D2C" w:rsidDel="006F5C18" w:rsidRDefault="00834D2C" w:rsidP="006057B2">
      <w:pPr>
        <w:pStyle w:val="ListParagraph"/>
        <w:numPr>
          <w:ilvl w:val="0"/>
          <w:numId w:val="16"/>
        </w:numPr>
        <w:rPr>
          <w:del w:id="99" w:author="C Pham" w:date="2018-08-08T02:40:00Z"/>
        </w:rPr>
      </w:pPr>
      <w:del w:id="100" w:author="C Pham" w:date="2018-08-08T02:40:00Z">
        <w:r w:rsidDel="006F5C18">
          <w:delText>Clear and re-enable Commission Rate</w:delText>
        </w:r>
      </w:del>
    </w:p>
    <w:p w14:paraId="07D60258" w14:textId="3FF87CC8" w:rsidR="00834D2C" w:rsidRDefault="00834D2C">
      <w:pPr>
        <w:rPr>
          <w:ins w:id="101" w:author="C Pham" w:date="2018-08-08T02:38:00Z"/>
        </w:rPr>
        <w:pPrChange w:id="102" w:author="C Pham" w:date="2018-08-08T02:40:00Z">
          <w:pPr>
            <w:pStyle w:val="ListParagraph"/>
            <w:numPr>
              <w:numId w:val="16"/>
            </w:numPr>
            <w:ind w:hanging="360"/>
          </w:pPr>
        </w:pPrChange>
      </w:pPr>
      <w:del w:id="103" w:author="C Pham" w:date="2018-08-08T02:40:00Z">
        <w:r w:rsidDel="006F5C18">
          <w:delText>End.</w:delText>
        </w:r>
      </w:del>
      <w:ins w:id="104" w:author="C Pham" w:date="2018-08-08T02:40:00Z">
        <w:r w:rsidR="006F5C18">
          <w:t>Provide a text box where user can enter the rate to apply to all selected dates.</w:t>
        </w:r>
      </w:ins>
    </w:p>
    <w:p w14:paraId="035DAB6F" w14:textId="0ADB44E3" w:rsidR="006F5C18" w:rsidRDefault="006F5C18">
      <w:pPr>
        <w:pStyle w:val="Heading3"/>
        <w:rPr>
          <w:ins w:id="105" w:author="C Pham" w:date="2018-08-08T02:38:00Z"/>
        </w:rPr>
        <w:pPrChange w:id="106" w:author="C Pham" w:date="2018-08-08T02:38:00Z">
          <w:pPr>
            <w:pStyle w:val="ListParagraph"/>
            <w:numPr>
              <w:numId w:val="16"/>
            </w:numPr>
            <w:ind w:hanging="360"/>
          </w:pPr>
        </w:pPrChange>
      </w:pPr>
      <w:bookmarkStart w:id="107" w:name="_Toc521460259"/>
      <w:ins w:id="108" w:author="C Pham" w:date="2018-08-08T02:38:00Z">
        <w:r>
          <w:t>On EXIT</w:t>
        </w:r>
        <w:bookmarkEnd w:id="107"/>
      </w:ins>
    </w:p>
    <w:p w14:paraId="246F356A" w14:textId="1DF89EE0" w:rsidR="006F5C18" w:rsidRPr="007635E7" w:rsidRDefault="006F5C18">
      <w:pPr>
        <w:pPrChange w:id="109" w:author="C Pham" w:date="2018-08-08T02:38:00Z">
          <w:pPr>
            <w:pStyle w:val="ListParagraph"/>
            <w:numPr>
              <w:numId w:val="16"/>
            </w:numPr>
            <w:ind w:hanging="360"/>
          </w:pPr>
        </w:pPrChange>
      </w:pPr>
      <w:ins w:id="110" w:author="C Pham" w:date="2018-08-08T02:38:00Z">
        <w:r>
          <w:t>Prompt to SAVE before leaving page if there were any changes to the settings</w:t>
        </w:r>
      </w:ins>
    </w:p>
    <w:p w14:paraId="0CA18F9E" w14:textId="77777777" w:rsidR="00335C09" w:rsidRDefault="00335C09" w:rsidP="00335C09"/>
    <w:p w14:paraId="2D0F69C1" w14:textId="4358E449" w:rsidR="00335C09" w:rsidRDefault="00335C09" w:rsidP="004C0FD6">
      <w:pPr>
        <w:pStyle w:val="Heading2"/>
      </w:pPr>
      <w:bookmarkStart w:id="111" w:name="_Toc521460260"/>
      <w:r>
        <w:t>Save</w:t>
      </w:r>
      <w:bookmarkEnd w:id="111"/>
    </w:p>
    <w:p w14:paraId="6DADC79F" w14:textId="4E9A59FF" w:rsidR="00834D2C" w:rsidRDefault="00834D2C" w:rsidP="00834D2C">
      <w:r>
        <w:t>Actions taken:</w:t>
      </w:r>
    </w:p>
    <w:p w14:paraId="3ED00D48" w14:textId="06859B9B" w:rsidR="00834D2C" w:rsidRPr="00834D2C" w:rsidRDefault="00834D2C" w:rsidP="006057B2">
      <w:pPr>
        <w:pStyle w:val="ListParagraph"/>
        <w:numPr>
          <w:ilvl w:val="0"/>
          <w:numId w:val="17"/>
        </w:numPr>
      </w:pPr>
      <w:r w:rsidRPr="00834D2C">
        <w:t xml:space="preserve">Validate a country is selected.  </w:t>
      </w:r>
    </w:p>
    <w:p w14:paraId="009B9430" w14:textId="20C37C55" w:rsidR="00834D2C" w:rsidRPr="00834D2C" w:rsidRDefault="00834D2C" w:rsidP="006057B2">
      <w:pPr>
        <w:pStyle w:val="ListParagraph"/>
        <w:numPr>
          <w:ilvl w:val="0"/>
          <w:numId w:val="17"/>
        </w:numPr>
      </w:pPr>
      <w:r w:rsidRPr="00834D2C">
        <w:t>Validate client is selected</w:t>
      </w:r>
    </w:p>
    <w:p w14:paraId="26DDF3FF" w14:textId="3109DBBB" w:rsidR="00834D2C" w:rsidRPr="00834D2C" w:rsidRDefault="00834D2C" w:rsidP="006057B2">
      <w:pPr>
        <w:pStyle w:val="ListParagraph"/>
        <w:numPr>
          <w:ilvl w:val="0"/>
          <w:numId w:val="17"/>
        </w:numPr>
      </w:pPr>
      <w:r w:rsidRPr="00834D2C">
        <w:t>Validate Commission Structure is selected.</w:t>
      </w:r>
    </w:p>
    <w:p w14:paraId="0A9D3399" w14:textId="150AAABA" w:rsidR="00834D2C" w:rsidRPr="00834D2C" w:rsidRDefault="00834D2C" w:rsidP="006057B2">
      <w:pPr>
        <w:pStyle w:val="ListParagraph"/>
        <w:numPr>
          <w:ilvl w:val="0"/>
          <w:numId w:val="17"/>
        </w:numPr>
        <w:rPr>
          <w:color w:val="FF0000"/>
        </w:rPr>
      </w:pPr>
      <w:r w:rsidRPr="00834D2C">
        <w:rPr>
          <w:color w:val="FF0000"/>
        </w:rPr>
        <w:t>There is a check for commission rate entry but there never seems to be a time this is enabled for user entry.</w:t>
      </w:r>
    </w:p>
    <w:p w14:paraId="4BD11FC7" w14:textId="77777777" w:rsidR="00834D2C" w:rsidRPr="00834D2C" w:rsidRDefault="00834D2C" w:rsidP="006057B2">
      <w:pPr>
        <w:pStyle w:val="ListParagraph"/>
        <w:numPr>
          <w:ilvl w:val="0"/>
          <w:numId w:val="17"/>
        </w:numPr>
      </w:pPr>
      <w:r>
        <w:lastRenderedPageBreak/>
        <w:t>Validate Weekly Rates</w:t>
      </w:r>
    </w:p>
    <w:p w14:paraId="319964DF" w14:textId="5453A899" w:rsidR="00834D2C" w:rsidRDefault="00834D2C" w:rsidP="006057B2">
      <w:pPr>
        <w:pStyle w:val="ListParagraph"/>
        <w:numPr>
          <w:ilvl w:val="0"/>
          <w:numId w:val="17"/>
        </w:numPr>
        <w:rPr>
          <w:ins w:id="112" w:author="C Pham" w:date="2018-08-08T02:40:00Z"/>
        </w:rPr>
      </w:pPr>
      <w:commentRangeStart w:id="113"/>
      <w:r w:rsidRPr="00834D2C">
        <w:t>Save</w:t>
      </w:r>
      <w:commentRangeEnd w:id="113"/>
      <w:r w:rsidRPr="00834D2C">
        <w:rPr>
          <w:rStyle w:val="CommentReference"/>
        </w:rPr>
        <w:commentReference w:id="113"/>
      </w:r>
      <w:r w:rsidRPr="00834D2C">
        <w:t xml:space="preserve"> Client Commission Rate and Related Attributes</w:t>
      </w:r>
    </w:p>
    <w:p w14:paraId="3AD7E577" w14:textId="73EB796B" w:rsidR="006F5C18" w:rsidRDefault="006F5C18" w:rsidP="006057B2">
      <w:pPr>
        <w:pStyle w:val="ListParagraph"/>
        <w:numPr>
          <w:ilvl w:val="0"/>
          <w:numId w:val="17"/>
        </w:numPr>
      </w:pPr>
      <w:ins w:id="114" w:author="C Pham" w:date="2018-08-08T02:40:00Z">
        <w:r>
          <w:t>Reload information into the user interface so user can view.</w:t>
        </w:r>
      </w:ins>
    </w:p>
    <w:p w14:paraId="54B84E00" w14:textId="244DDD23" w:rsidR="00DE7F98" w:rsidRDefault="00DE7F98" w:rsidP="004C0FD6">
      <w:pPr>
        <w:pStyle w:val="Heading2"/>
      </w:pPr>
      <w:bookmarkStart w:id="115" w:name="_Toc521460261"/>
      <w:r>
        <w:t>Updating a Client Commission Rate</w:t>
      </w:r>
      <w:bookmarkEnd w:id="115"/>
    </w:p>
    <w:p w14:paraId="5A294DFF" w14:textId="4E8005E7" w:rsidR="00DE7F98" w:rsidRDefault="00DE7F98" w:rsidP="006057B2">
      <w:pPr>
        <w:pStyle w:val="ListParagraph"/>
        <w:numPr>
          <w:ilvl w:val="0"/>
          <w:numId w:val="27"/>
        </w:numPr>
      </w:pPr>
      <w:r>
        <w:t>User can edit a client commission rate based on selection of Plan Year, Quarter, Start Week, End Week.  If the correct combination is selected, it is loaded into the dialog.</w:t>
      </w:r>
    </w:p>
    <w:p w14:paraId="70682FF3" w14:textId="158711CC" w:rsidR="009F527D" w:rsidRDefault="009F527D" w:rsidP="004C0FD6">
      <w:pPr>
        <w:pStyle w:val="Heading2"/>
      </w:pPr>
      <w:bookmarkStart w:id="116" w:name="_Toc521460262"/>
      <w:r>
        <w:t>Deleting a Client Commission Rate</w:t>
      </w:r>
      <w:bookmarkEnd w:id="116"/>
    </w:p>
    <w:p w14:paraId="028A7A6B" w14:textId="7389E3EC" w:rsidR="009F527D" w:rsidRDefault="009F527D" w:rsidP="006057B2">
      <w:pPr>
        <w:pStyle w:val="ListParagraph"/>
        <w:numPr>
          <w:ilvl w:val="0"/>
          <w:numId w:val="25"/>
        </w:numPr>
      </w:pPr>
      <w:r>
        <w:t>Not applicable</w:t>
      </w:r>
    </w:p>
    <w:p w14:paraId="11312581" w14:textId="257887BA" w:rsidR="00041E7E" w:rsidRDefault="00041E7E" w:rsidP="00041E7E">
      <w:pPr>
        <w:pStyle w:val="Heading1"/>
      </w:pPr>
      <w:bookmarkStart w:id="117" w:name="_Toc521460263"/>
      <w:r>
        <w:t>Log Export</w:t>
      </w:r>
      <w:bookmarkEnd w:id="117"/>
    </w:p>
    <w:p w14:paraId="18F6C0E9" w14:textId="2F102CDD" w:rsidR="00362564" w:rsidRPr="00362564" w:rsidRDefault="00362564" w:rsidP="00362564">
      <w:pPr>
        <w:rPr>
          <w:highlight w:val="yellow"/>
        </w:rPr>
      </w:pPr>
      <w:r>
        <w:rPr>
          <w:highlight w:val="yellow"/>
        </w:rPr>
        <w:t>Approved On:</w:t>
      </w:r>
      <w:ins w:id="118" w:author="C Pham" w:date="2018-07-25T14:49:00Z">
        <w:r w:rsidR="006F5C18">
          <w:rPr>
            <w:highlight w:val="yellow"/>
          </w:rPr>
          <w:t xml:space="preserve"> 7/26</w:t>
        </w:r>
        <w:r w:rsidR="007078FB">
          <w:rPr>
            <w:highlight w:val="yellow"/>
          </w:rPr>
          <w:t>/2018</w:t>
        </w:r>
      </w:ins>
      <w:r>
        <w:rPr>
          <w:highlight w:val="yellow"/>
        </w:rPr>
        <w:br/>
        <w:t>Approved By:</w:t>
      </w:r>
      <w:ins w:id="119" w:author="C Pham" w:date="2018-07-25T14:49:00Z">
        <w:r w:rsidR="007078FB">
          <w:rPr>
            <w:highlight w:val="yellow"/>
          </w:rPr>
          <w:t xml:space="preserve"> Brenda Cwierz</w:t>
        </w:r>
      </w:ins>
      <w:r>
        <w:rPr>
          <w:highlight w:val="yellow"/>
        </w:rPr>
        <w:br/>
      </w:r>
      <w:commentRangeStart w:id="120"/>
      <w:r w:rsidRPr="004A411E">
        <w:rPr>
          <w:highlight w:val="yellow"/>
        </w:rPr>
        <w:t xml:space="preserve">Promised Delivery Date:  </w:t>
      </w:r>
      <w:ins w:id="121" w:author="C Pham" w:date="2018-08-08T02:41:00Z">
        <w:r w:rsidR="006F5C18">
          <w:rPr>
            <w:highlight w:val="yellow"/>
          </w:rPr>
          <w:t>8/30/2018</w:t>
        </w:r>
      </w:ins>
      <w:commentRangeEnd w:id="120"/>
      <w:ins w:id="122" w:author="C Pham" w:date="2018-08-08T02:43:00Z">
        <w:r w:rsidR="006F5C18">
          <w:rPr>
            <w:rStyle w:val="CommentReference"/>
          </w:rPr>
          <w:commentReference w:id="120"/>
        </w:r>
      </w:ins>
      <w:del w:id="123" w:author="C Pham" w:date="2018-08-08T02:41:00Z">
        <w:r w:rsidRPr="004A411E" w:rsidDel="006F5C18">
          <w:rPr>
            <w:highlight w:val="yellow"/>
          </w:rPr>
          <w:delText>7/31/2018</w:delText>
        </w:r>
      </w:del>
    </w:p>
    <w:p w14:paraId="2F2D3A75" w14:textId="33164F2B" w:rsidR="00B075D8" w:rsidRPr="00D07DE6" w:rsidRDefault="00B075D8" w:rsidP="00B075D8">
      <w:pPr>
        <w:pStyle w:val="Caption"/>
        <w:keepNext/>
        <w:rPr>
          <w:sz w:val="16"/>
        </w:rPr>
      </w:pPr>
      <w:commentRangeStart w:id="124"/>
      <w:commentRangeStart w:id="125"/>
      <w:r w:rsidRPr="00D07DE6">
        <w:rPr>
          <w:sz w:val="16"/>
        </w:rPr>
        <w:t>Figure</w:t>
      </w:r>
      <w:commentRangeEnd w:id="124"/>
      <w:r w:rsidR="00A964A2">
        <w:rPr>
          <w:rStyle w:val="CommentReference"/>
          <w:b w:val="0"/>
          <w:bCs w:val="0"/>
          <w:color w:val="auto"/>
        </w:rPr>
        <w:commentReference w:id="124"/>
      </w:r>
      <w:commentRangeEnd w:id="125"/>
      <w:r w:rsidR="00C31B08">
        <w:rPr>
          <w:rStyle w:val="CommentReference"/>
          <w:b w:val="0"/>
          <w:bCs w:val="0"/>
          <w:color w:val="auto"/>
        </w:rPr>
        <w:commentReference w:id="125"/>
      </w:r>
      <w:r w:rsidRPr="00D07DE6">
        <w:rPr>
          <w:sz w:val="16"/>
        </w:rPr>
        <w:t xml:space="preserve"> </w:t>
      </w:r>
      <w:r w:rsidR="001F20CF">
        <w:rPr>
          <w:sz w:val="16"/>
        </w:rPr>
        <w:fldChar w:fldCharType="begin"/>
      </w:r>
      <w:r w:rsidR="001F20CF">
        <w:rPr>
          <w:sz w:val="16"/>
        </w:rPr>
        <w:instrText xml:space="preserve"> SEQ Figure \* ARABIC </w:instrText>
      </w:r>
      <w:r w:rsidR="001F20CF">
        <w:rPr>
          <w:sz w:val="16"/>
        </w:rPr>
        <w:fldChar w:fldCharType="separate"/>
      </w:r>
      <w:r w:rsidR="00246890">
        <w:rPr>
          <w:noProof/>
          <w:sz w:val="16"/>
        </w:rPr>
        <w:t>7</w:t>
      </w:r>
      <w:r w:rsidR="001F20CF">
        <w:rPr>
          <w:sz w:val="16"/>
        </w:rPr>
        <w:fldChar w:fldCharType="end"/>
      </w:r>
      <w:r w:rsidRPr="00D07DE6">
        <w:rPr>
          <w:sz w:val="16"/>
        </w:rPr>
        <w:t xml:space="preserve">.  Log Export </w:t>
      </w:r>
      <w:r w:rsidR="009F527D">
        <w:rPr>
          <w:sz w:val="16"/>
        </w:rPr>
        <w:t>Dialog</w:t>
      </w:r>
    </w:p>
    <w:p w14:paraId="0AC0D18D" w14:textId="77777777" w:rsidR="00041E7E" w:rsidRDefault="00041E7E" w:rsidP="00041E7E">
      <w:pPr>
        <w:keepNext/>
      </w:pPr>
      <w:r>
        <w:rPr>
          <w:noProof/>
          <w:lang w:eastAsia="en-US"/>
        </w:rPr>
        <w:drawing>
          <wp:inline distT="0" distB="0" distL="0" distR="0" wp14:anchorId="70A92F04" wp14:editId="59E87AB2">
            <wp:extent cx="3545457" cy="21780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9686" cy="2180622"/>
                    </a:xfrm>
                    <a:prstGeom prst="rect">
                      <a:avLst/>
                    </a:prstGeom>
                  </pic:spPr>
                </pic:pic>
              </a:graphicData>
            </a:graphic>
          </wp:inline>
        </w:drawing>
      </w:r>
    </w:p>
    <w:p w14:paraId="63D45C95" w14:textId="27137785" w:rsidR="00041E7E" w:rsidRDefault="00041E7E" w:rsidP="00041E7E">
      <w:pPr>
        <w:pStyle w:val="Caption"/>
      </w:pPr>
    </w:p>
    <w:p w14:paraId="7E184885" w14:textId="7EC947E3" w:rsidR="00041E7E" w:rsidRDefault="00041E7E" w:rsidP="004C0FD6">
      <w:pPr>
        <w:pStyle w:val="Heading2"/>
      </w:pPr>
      <w:bookmarkStart w:id="126" w:name="_Toc521460264"/>
      <w:r>
        <w:t>Permissions</w:t>
      </w:r>
      <w:bookmarkEnd w:id="126"/>
    </w:p>
    <w:p w14:paraId="65194864" w14:textId="28DBFD98" w:rsidR="00041E7E" w:rsidRDefault="00041E7E" w:rsidP="00041E7E">
      <w:r>
        <w:t xml:space="preserve">Screen is only accessible from Client Commission Rates dialog.  Only accessible to those assigned a “Finance” Role.   </w:t>
      </w:r>
    </w:p>
    <w:p w14:paraId="693C620A" w14:textId="4C8A02C2" w:rsidR="00C31B08" w:rsidRDefault="009F527D">
      <w:pPr>
        <w:pStyle w:val="Heading2"/>
        <w:rPr>
          <w:ins w:id="127" w:author="C Pham" w:date="2018-07-26T18:58:00Z"/>
        </w:rPr>
      </w:pPr>
      <w:bookmarkStart w:id="128" w:name="_Toc521460265"/>
      <w:r>
        <w:t>User Interface</w:t>
      </w:r>
      <w:bookmarkEnd w:id="128"/>
    </w:p>
    <w:p w14:paraId="39843E92" w14:textId="216149B9" w:rsidR="00C31B08" w:rsidRPr="002F3665" w:rsidRDefault="00C31B08" w:rsidP="007635E7">
      <w:pPr>
        <w:rPr>
          <w:ins w:id="129" w:author="C Pham" w:date="2018-07-26T18:56:00Z"/>
        </w:rPr>
      </w:pPr>
      <w:ins w:id="130" w:author="C Pham" w:date="2018-07-26T18:58:00Z">
        <w:r>
          <w:t>(Brenda 7/26/18)</w:t>
        </w:r>
      </w:ins>
    </w:p>
    <w:p w14:paraId="20AC2652" w14:textId="77777777" w:rsidR="00C31B08" w:rsidRDefault="00C31B08" w:rsidP="007635E7">
      <w:pPr>
        <w:pStyle w:val="ListParagraph"/>
        <w:numPr>
          <w:ilvl w:val="0"/>
          <w:numId w:val="75"/>
        </w:numPr>
        <w:spacing w:before="0" w:after="0" w:line="315" w:lineRule="atLeast"/>
        <w:rPr>
          <w:ins w:id="131" w:author="C Pham" w:date="2018-07-26T18:57:00Z"/>
          <w:rFonts w:ascii="Segoe UI" w:eastAsia="Times New Roman" w:hAnsi="Segoe UI" w:cs="Segoe UI"/>
          <w:sz w:val="23"/>
          <w:szCs w:val="23"/>
          <w:lang w:val="en" w:eastAsia="en-US"/>
        </w:rPr>
      </w:pPr>
      <w:ins w:id="132" w:author="C Pham" w:date="2018-07-26T18:56:00Z">
        <w:r w:rsidRPr="007635E7">
          <w:rPr>
            <w:rFonts w:ascii="Segoe UI" w:eastAsia="Times New Roman" w:hAnsi="Segoe UI" w:cs="Segoe UI"/>
            <w:sz w:val="23"/>
            <w:szCs w:val="23"/>
            <w:lang w:val="en" w:eastAsia="en-US"/>
          </w:rPr>
          <w:t>Allow user to run both Broadcast and Calendar month report- you will need to user calendar week vs broadcast week dates </w:t>
        </w:r>
      </w:ins>
    </w:p>
    <w:p w14:paraId="2523D992" w14:textId="77777777" w:rsidR="00C31B08" w:rsidRDefault="00C31B08" w:rsidP="007635E7">
      <w:pPr>
        <w:pStyle w:val="ListParagraph"/>
        <w:numPr>
          <w:ilvl w:val="0"/>
          <w:numId w:val="75"/>
        </w:numPr>
        <w:spacing w:before="0" w:after="0" w:line="315" w:lineRule="atLeast"/>
        <w:rPr>
          <w:ins w:id="133" w:author="C Pham" w:date="2018-07-26T18:57:00Z"/>
          <w:rFonts w:ascii="Segoe UI" w:eastAsia="Times New Roman" w:hAnsi="Segoe UI" w:cs="Segoe UI"/>
          <w:sz w:val="23"/>
          <w:szCs w:val="23"/>
          <w:lang w:val="en" w:eastAsia="en-US"/>
        </w:rPr>
      </w:pPr>
      <w:ins w:id="134" w:author="C Pham" w:date="2018-07-26T18:56:00Z">
        <w:r w:rsidRPr="002F3665">
          <w:rPr>
            <w:rFonts w:ascii="Segoe UI" w:eastAsia="Times New Roman" w:hAnsi="Segoe UI" w:cs="Segoe UI"/>
            <w:sz w:val="23"/>
            <w:szCs w:val="23"/>
            <w:lang w:val="en" w:eastAsia="en-US"/>
          </w:rPr>
          <w:lastRenderedPageBreak/>
          <w:t xml:space="preserve">If no data is available, alert the user that the client and date ranges do not have post log data </w:t>
        </w:r>
        <w:r w:rsidRPr="009C09D4">
          <w:rPr>
            <w:rFonts w:ascii="Segoe UI" w:eastAsia="Times New Roman" w:hAnsi="Segoe UI" w:cs="Segoe UI"/>
            <w:sz w:val="23"/>
            <w:szCs w:val="23"/>
            <w:lang w:val="en" w:eastAsia="en-US"/>
          </w:rPr>
          <w:t>available.  ( there is currently an alert on Calendar that says NO Matches Found) </w:t>
        </w:r>
      </w:ins>
    </w:p>
    <w:p w14:paraId="754706F5" w14:textId="6B5E786C" w:rsidR="00C31B08" w:rsidRDefault="00C31B08" w:rsidP="007635E7">
      <w:pPr>
        <w:pStyle w:val="ListParagraph"/>
        <w:numPr>
          <w:ilvl w:val="0"/>
          <w:numId w:val="75"/>
        </w:numPr>
        <w:spacing w:before="0" w:after="0" w:line="315" w:lineRule="atLeast"/>
        <w:rPr>
          <w:ins w:id="135" w:author="C Pham" w:date="2018-07-26T18:57:00Z"/>
          <w:rFonts w:ascii="Segoe UI" w:eastAsia="Times New Roman" w:hAnsi="Segoe UI" w:cs="Segoe UI"/>
          <w:sz w:val="23"/>
          <w:szCs w:val="23"/>
          <w:lang w:val="en" w:eastAsia="en-US"/>
        </w:rPr>
      </w:pPr>
      <w:ins w:id="136" w:author="C Pham" w:date="2018-07-26T18:56:00Z">
        <w:r w:rsidRPr="002F3665">
          <w:rPr>
            <w:rFonts w:ascii="Segoe UI" w:eastAsia="Times New Roman" w:hAnsi="Segoe UI" w:cs="Segoe UI"/>
            <w:sz w:val="23"/>
            <w:szCs w:val="23"/>
            <w:lang w:val="en" w:eastAsia="en-US"/>
          </w:rPr>
          <w:t xml:space="preserve">Otherwise, data will be exported as expected. </w:t>
        </w:r>
      </w:ins>
    </w:p>
    <w:p w14:paraId="223EC4E4" w14:textId="77777777" w:rsidR="00C31B08" w:rsidRPr="007635E7" w:rsidRDefault="00C31B08" w:rsidP="007635E7">
      <w:pPr>
        <w:spacing w:before="0" w:after="0" w:line="315" w:lineRule="atLeast"/>
        <w:rPr>
          <w:rFonts w:ascii="Segoe UI" w:eastAsia="Times New Roman" w:hAnsi="Segoe UI" w:cs="Segoe UI"/>
          <w:sz w:val="23"/>
          <w:szCs w:val="23"/>
          <w:lang w:val="en" w:eastAsia="en-US"/>
        </w:rPr>
      </w:pPr>
    </w:p>
    <w:p w14:paraId="413B3B36" w14:textId="0E9463ED" w:rsidR="00041E7E" w:rsidRDefault="00041E7E" w:rsidP="004C0FD6">
      <w:pPr>
        <w:pStyle w:val="Heading3"/>
      </w:pPr>
      <w:bookmarkStart w:id="137" w:name="_Toc521460266"/>
      <w:r>
        <w:t>Country</w:t>
      </w:r>
      <w:bookmarkEnd w:id="137"/>
      <w:r>
        <w:t xml:space="preserve"> </w:t>
      </w:r>
    </w:p>
    <w:p w14:paraId="0456BCC4" w14:textId="034C4DD7" w:rsidR="00041E7E" w:rsidRPr="007D0D16" w:rsidRDefault="00041E7E" w:rsidP="00041E7E">
      <w:pPr>
        <w:rPr>
          <w:u w:val="single"/>
        </w:rPr>
      </w:pPr>
      <w:r w:rsidRPr="007D0D16">
        <w:rPr>
          <w:u w:val="single"/>
        </w:rPr>
        <w:t>Initial State</w:t>
      </w:r>
    </w:p>
    <w:p w14:paraId="17D99E00" w14:textId="1C419AF8" w:rsidR="00041E7E" w:rsidRDefault="00041E7E" w:rsidP="006057B2">
      <w:pPr>
        <w:pStyle w:val="ListParagraph"/>
        <w:numPr>
          <w:ilvl w:val="0"/>
          <w:numId w:val="18"/>
        </w:numPr>
      </w:pPr>
      <w:r>
        <w:t>Populate with US, CA</w:t>
      </w:r>
    </w:p>
    <w:p w14:paraId="2946CD60" w14:textId="66EBA997" w:rsidR="00041E7E" w:rsidRDefault="00041E7E" w:rsidP="006057B2">
      <w:pPr>
        <w:pStyle w:val="ListParagraph"/>
        <w:numPr>
          <w:ilvl w:val="0"/>
          <w:numId w:val="18"/>
        </w:numPr>
      </w:pPr>
      <w:r>
        <w:t>Default US</w:t>
      </w:r>
    </w:p>
    <w:p w14:paraId="1BE2CD53" w14:textId="00155FBA" w:rsidR="00041E7E" w:rsidRPr="007D0D16" w:rsidRDefault="00E805C4" w:rsidP="00041E7E">
      <w:pPr>
        <w:rPr>
          <w:u w:val="single"/>
        </w:rPr>
      </w:pPr>
      <w:r w:rsidRPr="007D0D16">
        <w:rPr>
          <w:u w:val="single"/>
        </w:rPr>
        <w:t>On Change Selection</w:t>
      </w:r>
    </w:p>
    <w:p w14:paraId="39655908" w14:textId="199B7DAC" w:rsidR="00E805C4" w:rsidRDefault="00FB7990" w:rsidP="006057B2">
      <w:pPr>
        <w:pStyle w:val="ListParagraph"/>
        <w:numPr>
          <w:ilvl w:val="0"/>
          <w:numId w:val="19"/>
        </w:numPr>
      </w:pPr>
      <w:r>
        <w:t>Populate with Client with Canadian Clients</w:t>
      </w:r>
    </w:p>
    <w:p w14:paraId="68763350" w14:textId="675C5F28" w:rsidR="00FB7990" w:rsidRDefault="00FB7990" w:rsidP="006057B2">
      <w:pPr>
        <w:pStyle w:val="ListParagraph"/>
        <w:numPr>
          <w:ilvl w:val="0"/>
          <w:numId w:val="19"/>
        </w:numPr>
      </w:pPr>
      <w:r>
        <w:t>Populate Network with Canadian Networks</w:t>
      </w:r>
    </w:p>
    <w:p w14:paraId="5C1D33E2" w14:textId="785ACB83" w:rsidR="00FB7990" w:rsidRDefault="00FB7990" w:rsidP="004C0FD6">
      <w:pPr>
        <w:pStyle w:val="Heading3"/>
      </w:pPr>
      <w:bookmarkStart w:id="138" w:name="_Toc521460267"/>
      <w:r>
        <w:t>Client Name</w:t>
      </w:r>
      <w:bookmarkEnd w:id="138"/>
    </w:p>
    <w:p w14:paraId="0F9593FB" w14:textId="49A122AA" w:rsidR="00FB7990" w:rsidRPr="007D0D16" w:rsidRDefault="00FB7990" w:rsidP="00FB7990">
      <w:pPr>
        <w:rPr>
          <w:u w:val="single"/>
        </w:rPr>
      </w:pPr>
      <w:r w:rsidRPr="007D0D16">
        <w:rPr>
          <w:u w:val="single"/>
        </w:rPr>
        <w:t>Initial State</w:t>
      </w:r>
    </w:p>
    <w:p w14:paraId="4E3E5DCB" w14:textId="5D5EB5E0" w:rsidR="00FB7990" w:rsidRDefault="00FB7990" w:rsidP="006057B2">
      <w:pPr>
        <w:pStyle w:val="ListParagraph"/>
        <w:numPr>
          <w:ilvl w:val="0"/>
          <w:numId w:val="20"/>
        </w:numPr>
      </w:pPr>
      <w:commentRangeStart w:id="139"/>
      <w:r>
        <w:t>Populate with US Clients</w:t>
      </w:r>
      <w:commentRangeEnd w:id="139"/>
      <w:r w:rsidR="000B6F35">
        <w:rPr>
          <w:rStyle w:val="CommentReference"/>
        </w:rPr>
        <w:commentReference w:id="139"/>
      </w:r>
    </w:p>
    <w:p w14:paraId="62AB92F2" w14:textId="6B31432D" w:rsidR="00FB7990" w:rsidRDefault="00FB7990" w:rsidP="006057B2">
      <w:pPr>
        <w:pStyle w:val="ListParagraph"/>
        <w:numPr>
          <w:ilvl w:val="0"/>
          <w:numId w:val="20"/>
        </w:numPr>
      </w:pPr>
      <w:r>
        <w:t>Default to first US Client on list</w:t>
      </w:r>
    </w:p>
    <w:p w14:paraId="483D7DD5" w14:textId="1143014F" w:rsidR="00FB7990" w:rsidRDefault="00FB7990" w:rsidP="004C0FD6">
      <w:pPr>
        <w:pStyle w:val="Heading3"/>
      </w:pPr>
      <w:bookmarkStart w:id="140" w:name="_Toc521460268"/>
      <w:r>
        <w:t>Network Name</w:t>
      </w:r>
      <w:bookmarkEnd w:id="140"/>
    </w:p>
    <w:p w14:paraId="6FA55D67" w14:textId="35FD1BB3" w:rsidR="00FB7990" w:rsidRDefault="00FB7990" w:rsidP="00FB7990">
      <w:r>
        <w:t>Initial State</w:t>
      </w:r>
    </w:p>
    <w:p w14:paraId="58D57DAB" w14:textId="600BCAE6" w:rsidR="00FB7990" w:rsidRDefault="00FB7990" w:rsidP="006057B2">
      <w:pPr>
        <w:pStyle w:val="ListParagraph"/>
        <w:numPr>
          <w:ilvl w:val="0"/>
          <w:numId w:val="20"/>
        </w:numPr>
      </w:pPr>
      <w:commentRangeStart w:id="141"/>
      <w:r>
        <w:t>Populate with US Networks and insert first selection as “All US Networks”</w:t>
      </w:r>
      <w:commentRangeEnd w:id="141"/>
      <w:r w:rsidR="000B6F35">
        <w:rPr>
          <w:rStyle w:val="CommentReference"/>
        </w:rPr>
        <w:commentReference w:id="141"/>
      </w:r>
    </w:p>
    <w:p w14:paraId="5BEAF973" w14:textId="6A263917" w:rsidR="00FB7990" w:rsidRDefault="00FB7990" w:rsidP="006057B2">
      <w:pPr>
        <w:pStyle w:val="ListParagraph"/>
        <w:numPr>
          <w:ilvl w:val="0"/>
          <w:numId w:val="20"/>
        </w:numPr>
      </w:pPr>
      <w:r>
        <w:t>Default to “ALL US Networks”</w:t>
      </w:r>
    </w:p>
    <w:p w14:paraId="4A1C6F6E" w14:textId="302DE6F1" w:rsidR="00FB7990" w:rsidRDefault="00FB7990" w:rsidP="004C0FD6">
      <w:pPr>
        <w:pStyle w:val="Heading3"/>
      </w:pPr>
      <w:bookmarkStart w:id="142" w:name="_Toc521460269"/>
      <w:r>
        <w:t>Plan Year Type</w:t>
      </w:r>
      <w:bookmarkEnd w:id="142"/>
    </w:p>
    <w:p w14:paraId="2FCF3130" w14:textId="0C8AFC00" w:rsidR="00FB7990" w:rsidRDefault="00FB7990" w:rsidP="00FB7990">
      <w:r>
        <w:t>Initial State</w:t>
      </w:r>
    </w:p>
    <w:p w14:paraId="10579F67" w14:textId="62503933" w:rsidR="00FB7990" w:rsidRDefault="00FB7990" w:rsidP="006057B2">
      <w:pPr>
        <w:pStyle w:val="ListParagraph"/>
        <w:numPr>
          <w:ilvl w:val="0"/>
          <w:numId w:val="20"/>
        </w:numPr>
      </w:pPr>
      <w:r>
        <w:t>Populate with Broadcast and Calendar</w:t>
      </w:r>
    </w:p>
    <w:p w14:paraId="3E085FCE" w14:textId="72E17A50" w:rsidR="00FB7990" w:rsidRDefault="00FB7990" w:rsidP="006057B2">
      <w:pPr>
        <w:pStyle w:val="ListParagraph"/>
        <w:numPr>
          <w:ilvl w:val="0"/>
          <w:numId w:val="20"/>
        </w:numPr>
      </w:pPr>
      <w:r>
        <w:t xml:space="preserve">Default to Calendar.  </w:t>
      </w:r>
    </w:p>
    <w:p w14:paraId="4F1E374A" w14:textId="41408142" w:rsidR="00FB7990" w:rsidRDefault="00FB7990" w:rsidP="00FB7990">
      <w:r>
        <w:t>On Change Selection</w:t>
      </w:r>
    </w:p>
    <w:p w14:paraId="66182D4A" w14:textId="5B6B0960" w:rsidR="00FB7990" w:rsidRDefault="007D0D16" w:rsidP="006057B2">
      <w:pPr>
        <w:pStyle w:val="ListParagraph"/>
        <w:numPr>
          <w:ilvl w:val="0"/>
          <w:numId w:val="21"/>
        </w:numPr>
        <w:rPr>
          <w:ins w:id="143" w:author="C Pham" w:date="2018-07-25T16:36:00Z"/>
        </w:rPr>
      </w:pPr>
      <w:r>
        <w:t xml:space="preserve">Update display of “from” and “to” dates based on plan year type, plan year and month </w:t>
      </w:r>
    </w:p>
    <w:p w14:paraId="06FA05D1" w14:textId="77777777" w:rsidR="007051A1" w:rsidRPr="007051A1" w:rsidRDefault="007051A1" w:rsidP="007051A1">
      <w:pPr>
        <w:pStyle w:val="PlainText"/>
        <w:rPr>
          <w:ins w:id="144" w:author="C Pham" w:date="2018-07-25T16:36:00Z"/>
          <w:rFonts w:asciiTheme="minorHAnsi" w:hAnsiTheme="minorHAnsi"/>
          <w:rPrChange w:id="145" w:author="C Pham" w:date="2018-07-25T16:37:00Z">
            <w:rPr>
              <w:ins w:id="146" w:author="C Pham" w:date="2018-07-25T16:36:00Z"/>
            </w:rPr>
          </w:rPrChange>
        </w:rPr>
      </w:pPr>
      <w:ins w:id="147" w:author="C Pham" w:date="2018-07-25T16:36:00Z">
        <w:r w:rsidRPr="007051A1">
          <w:rPr>
            <w:rFonts w:asciiTheme="minorHAnsi" w:hAnsiTheme="minorHAnsi"/>
            <w:rPrChange w:id="148" w:author="C Pham" w:date="2018-07-25T16:37:00Z">
              <w:rPr/>
            </w:rPrChange>
          </w:rPr>
          <w:t xml:space="preserve">Brenda 7/25/2018 Confirmation from finance that they would like both calendar and broadcast as an option. </w:t>
        </w:r>
      </w:ins>
    </w:p>
    <w:p w14:paraId="7AC81D74" w14:textId="7EF34F47" w:rsidR="007051A1" w:rsidRDefault="007051A1">
      <w:pPr>
        <w:pPrChange w:id="149" w:author="C Pham" w:date="2018-07-25T16:36:00Z">
          <w:pPr>
            <w:pStyle w:val="ListParagraph"/>
            <w:numPr>
              <w:numId w:val="21"/>
            </w:numPr>
            <w:ind w:hanging="360"/>
          </w:pPr>
        </w:pPrChange>
      </w:pPr>
    </w:p>
    <w:p w14:paraId="6BC627AA" w14:textId="2BECA2CA" w:rsidR="00FB7990" w:rsidRDefault="00FB7990" w:rsidP="004C0FD6">
      <w:pPr>
        <w:pStyle w:val="Heading3"/>
      </w:pPr>
      <w:bookmarkStart w:id="150" w:name="_Toc521460270"/>
      <w:r>
        <w:lastRenderedPageBreak/>
        <w:t>Plan Year</w:t>
      </w:r>
      <w:bookmarkEnd w:id="150"/>
    </w:p>
    <w:p w14:paraId="6C0170EF" w14:textId="23063051" w:rsidR="00FB7990" w:rsidRDefault="00FB7990" w:rsidP="00FB7990">
      <w:r>
        <w:t>Initial State</w:t>
      </w:r>
    </w:p>
    <w:p w14:paraId="5A09A356" w14:textId="0079F248" w:rsidR="007D0D16" w:rsidRDefault="007D0D16" w:rsidP="006057B2">
      <w:pPr>
        <w:pStyle w:val="ListParagraph"/>
        <w:numPr>
          <w:ilvl w:val="0"/>
          <w:numId w:val="23"/>
        </w:numPr>
      </w:pPr>
      <w:commentRangeStart w:id="151"/>
      <w:r>
        <w:t>Populate with available plan years</w:t>
      </w:r>
      <w:commentRangeEnd w:id="151"/>
      <w:r w:rsidR="000B6F35">
        <w:rPr>
          <w:rStyle w:val="CommentReference"/>
        </w:rPr>
        <w:commentReference w:id="151"/>
      </w:r>
      <w:r w:rsidR="00867B77">
        <w:t>.  This looks at UPFRONT_T, SCHED_T, POSTLOG_T for unique plan years used.</w:t>
      </w:r>
    </w:p>
    <w:p w14:paraId="0E56624F" w14:textId="057E2F7F" w:rsidR="00FB7990" w:rsidRDefault="00FB7990" w:rsidP="00FB7990">
      <w:r>
        <w:t>On Change Selection</w:t>
      </w:r>
    </w:p>
    <w:p w14:paraId="3F784F12" w14:textId="109C691E" w:rsidR="00FB7990" w:rsidRDefault="007D0D16" w:rsidP="006057B2">
      <w:pPr>
        <w:pStyle w:val="ListParagraph"/>
        <w:numPr>
          <w:ilvl w:val="0"/>
          <w:numId w:val="22"/>
        </w:numPr>
      </w:pPr>
      <w:r w:rsidRPr="00E91BA7">
        <w:rPr>
          <w:color w:val="FF0000"/>
        </w:rPr>
        <w:t>When Broadcast Plan Year Type and plan year is changed, this currently ALWAYS displays an error.  Please advise how this should be handled.</w:t>
      </w:r>
      <w:r>
        <w:br/>
      </w:r>
      <w:r>
        <w:rPr>
          <w:noProof/>
          <w:lang w:eastAsia="en-US"/>
        </w:rPr>
        <w:drawing>
          <wp:inline distT="0" distB="0" distL="0" distR="0" wp14:anchorId="5B7957BF" wp14:editId="34C73A05">
            <wp:extent cx="2115283" cy="159588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1614" cy="1600663"/>
                    </a:xfrm>
                    <a:prstGeom prst="rect">
                      <a:avLst/>
                    </a:prstGeom>
                  </pic:spPr>
                </pic:pic>
              </a:graphicData>
            </a:graphic>
          </wp:inline>
        </w:drawing>
      </w:r>
    </w:p>
    <w:p w14:paraId="2E931EE1" w14:textId="0A85B93D" w:rsidR="007D0D16" w:rsidRDefault="007D0D16" w:rsidP="004C0FD6">
      <w:pPr>
        <w:pStyle w:val="Heading3"/>
      </w:pPr>
      <w:bookmarkStart w:id="152" w:name="_Toc521460271"/>
      <w:r>
        <w:t>Month</w:t>
      </w:r>
      <w:bookmarkEnd w:id="152"/>
    </w:p>
    <w:p w14:paraId="293C5496" w14:textId="35E77FFD" w:rsidR="007D0D16" w:rsidRPr="007D0D16" w:rsidRDefault="007D0D16" w:rsidP="007D0D16">
      <w:pPr>
        <w:rPr>
          <w:u w:val="single"/>
        </w:rPr>
      </w:pPr>
      <w:r w:rsidRPr="007D0D16">
        <w:rPr>
          <w:u w:val="single"/>
        </w:rPr>
        <w:t>Initial State</w:t>
      </w:r>
    </w:p>
    <w:p w14:paraId="47201C39" w14:textId="0AA38100" w:rsidR="007D0D16" w:rsidRDefault="007D0D16" w:rsidP="006057B2">
      <w:pPr>
        <w:pStyle w:val="ListParagraph"/>
        <w:numPr>
          <w:ilvl w:val="0"/>
          <w:numId w:val="22"/>
        </w:numPr>
      </w:pPr>
      <w:r>
        <w:t>Populate with January to December</w:t>
      </w:r>
    </w:p>
    <w:p w14:paraId="3B5D7021" w14:textId="45C95D7E" w:rsidR="007D0D16" w:rsidRPr="007D0D16" w:rsidRDefault="007D0D16" w:rsidP="007D0D16">
      <w:pPr>
        <w:rPr>
          <w:u w:val="single"/>
        </w:rPr>
      </w:pPr>
      <w:r w:rsidRPr="007D0D16">
        <w:rPr>
          <w:u w:val="single"/>
        </w:rPr>
        <w:t xml:space="preserve">On Change Selection </w:t>
      </w:r>
    </w:p>
    <w:p w14:paraId="7C222A9A" w14:textId="3CC5D4B0" w:rsidR="007D0D16" w:rsidRDefault="007D0D16" w:rsidP="006057B2">
      <w:pPr>
        <w:pStyle w:val="ListParagraph"/>
        <w:numPr>
          <w:ilvl w:val="0"/>
          <w:numId w:val="22"/>
        </w:numPr>
      </w:pPr>
      <w:r>
        <w:t>Update display of “from” and “to” dates based on plan year type, plan year and month</w:t>
      </w:r>
    </w:p>
    <w:p w14:paraId="34539126" w14:textId="642502EF" w:rsidR="007D0D16" w:rsidRDefault="007D0D16" w:rsidP="004C0FD6">
      <w:pPr>
        <w:pStyle w:val="Heading3"/>
      </w:pPr>
      <w:bookmarkStart w:id="153" w:name="_Toc521460272"/>
      <w:r>
        <w:t>Export Log for Invoice Comparison</w:t>
      </w:r>
      <w:bookmarkEnd w:id="153"/>
    </w:p>
    <w:p w14:paraId="3B1152A8" w14:textId="50DD9E48" w:rsidR="000174F2" w:rsidRDefault="00FD0C2E" w:rsidP="000174F2">
      <w:commentRangeStart w:id="154"/>
      <w:r>
        <w:t>Export to Excel</w:t>
      </w:r>
      <w:commentRangeEnd w:id="154"/>
      <w:r>
        <w:rPr>
          <w:rStyle w:val="CommentReference"/>
        </w:rPr>
        <w:commentReference w:id="154"/>
      </w:r>
    </w:p>
    <w:p w14:paraId="13FC8F9A" w14:textId="19777D1B" w:rsidR="00CD2F08" w:rsidRDefault="00CD2F08" w:rsidP="000174F2">
      <w:r>
        <w:rPr>
          <w:noProof/>
          <w:lang w:eastAsia="en-US"/>
        </w:rPr>
        <w:lastRenderedPageBreak/>
        <w:drawing>
          <wp:inline distT="0" distB="0" distL="0" distR="0" wp14:anchorId="1807261D" wp14:editId="5280DAC5">
            <wp:extent cx="3318619" cy="31529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2661" cy="3156795"/>
                    </a:xfrm>
                    <a:prstGeom prst="rect">
                      <a:avLst/>
                    </a:prstGeom>
                  </pic:spPr>
                </pic:pic>
              </a:graphicData>
            </a:graphic>
          </wp:inline>
        </w:drawing>
      </w:r>
    </w:p>
    <w:p w14:paraId="1E3B542F" w14:textId="1EE1781F" w:rsidR="00041E7E" w:rsidRDefault="008B4B61" w:rsidP="008B4B61">
      <w:pPr>
        <w:pStyle w:val="Heading1"/>
      </w:pPr>
      <w:bookmarkStart w:id="155" w:name="_Toc521460273"/>
      <w:r>
        <w:t>Canadian Exchange Rates</w:t>
      </w:r>
      <w:bookmarkEnd w:id="155"/>
    </w:p>
    <w:p w14:paraId="4D536AC8" w14:textId="39633DBD" w:rsidR="00362564" w:rsidRDefault="00362564" w:rsidP="00362564">
      <w:pPr>
        <w:rPr>
          <w:ins w:id="156" w:author="C Pham" w:date="2018-08-08T02:45:00Z"/>
          <w:highlight w:val="yellow"/>
        </w:rPr>
      </w:pPr>
      <w:r>
        <w:rPr>
          <w:highlight w:val="yellow"/>
        </w:rPr>
        <w:t>Approved On:</w:t>
      </w:r>
      <w:r>
        <w:rPr>
          <w:highlight w:val="yellow"/>
        </w:rPr>
        <w:br/>
        <w:t>Approved By:</w:t>
      </w:r>
      <w:r>
        <w:rPr>
          <w:highlight w:val="yellow"/>
        </w:rPr>
        <w:br/>
      </w:r>
      <w:r w:rsidRPr="004A411E">
        <w:rPr>
          <w:highlight w:val="yellow"/>
        </w:rPr>
        <w:t>Promised Delivery Date:  7/31/2018</w:t>
      </w:r>
    </w:p>
    <w:p w14:paraId="2404F7DF" w14:textId="6B4996AC" w:rsidR="006F5C18" w:rsidRPr="00362564" w:rsidRDefault="006F5C18" w:rsidP="00362564">
      <w:pPr>
        <w:rPr>
          <w:highlight w:val="yellow"/>
        </w:rPr>
      </w:pPr>
      <w:ins w:id="157" w:author="C Pham" w:date="2018-08-08T02:45:00Z">
        <w:r>
          <w:rPr>
            <w:highlight w:val="yellow"/>
          </w:rPr>
          <w:t>PUBLISHED:  7/31/2018</w:t>
        </w:r>
      </w:ins>
    </w:p>
    <w:p w14:paraId="04A310D4" w14:textId="4ACA068B" w:rsidR="00041E7E" w:rsidRDefault="008B4B61" w:rsidP="004C0FD6">
      <w:pPr>
        <w:pStyle w:val="Heading2"/>
      </w:pPr>
      <w:bookmarkStart w:id="158" w:name="_Toc521460274"/>
      <w:r>
        <w:t>Permissions</w:t>
      </w:r>
      <w:bookmarkEnd w:id="158"/>
      <w:r>
        <w:t xml:space="preserve"> </w:t>
      </w:r>
    </w:p>
    <w:p w14:paraId="76F6C75A" w14:textId="77777777" w:rsidR="009C09D4" w:rsidRDefault="009C09D4" w:rsidP="00DE7F98">
      <w:pPr>
        <w:rPr>
          <w:ins w:id="159" w:author="C Pham" w:date="2018-07-26T20:38:00Z"/>
          <w:rFonts w:ascii="Segoe UI" w:hAnsi="Segoe UI" w:cs="Segoe UI"/>
          <w:color w:val="000000"/>
        </w:rPr>
      </w:pPr>
      <w:commentRangeStart w:id="160"/>
      <w:ins w:id="161" w:author="C Pham" w:date="2018-07-26T20:38:00Z">
        <w:r>
          <w:rPr>
            <w:rFonts w:ascii="Segoe UI" w:hAnsi="Segoe UI" w:cs="Segoe UI"/>
            <w:color w:val="000000"/>
          </w:rPr>
          <w:t>"Update Actual Exchange Rates" are based on individual permissions to this feature.  In the Excel SchedTool, for example it looks for users in ACTUAL_EXCHANGE_RATE_ADMINS_T.</w:t>
        </w:r>
        <w:r>
          <w:rPr>
            <w:rFonts w:ascii="&amp;quot" w:hAnsi="&amp;quot"/>
            <w:color w:val="000000"/>
          </w:rPr>
          <w:br/>
        </w:r>
        <w:r>
          <w:rPr>
            <w:rFonts w:ascii="&amp;quot" w:hAnsi="&amp;quot"/>
            <w:color w:val="000000"/>
          </w:rPr>
          <w:br/>
        </w:r>
        <w:r>
          <w:rPr>
            <w:rFonts w:ascii="Segoe UI" w:hAnsi="Segoe UI" w:cs="Segoe UI"/>
            <w:color w:val="000000"/>
          </w:rPr>
          <w:t xml:space="preserve">"Update Client Specific Exchange Rates" are accessible to Admins Only. </w:t>
        </w:r>
        <w:commentRangeEnd w:id="160"/>
        <w:r>
          <w:rPr>
            <w:rStyle w:val="CommentReference"/>
          </w:rPr>
          <w:commentReference w:id="160"/>
        </w:r>
      </w:ins>
    </w:p>
    <w:p w14:paraId="08D70A8B" w14:textId="566505F4" w:rsidR="00D07DE6" w:rsidDel="009C09D4" w:rsidRDefault="00D07DE6" w:rsidP="00DE7F98">
      <w:pPr>
        <w:rPr>
          <w:del w:id="162" w:author="C Pham" w:date="2018-07-26T20:38:00Z"/>
          <w:color w:val="FF0000"/>
        </w:rPr>
      </w:pPr>
      <w:del w:id="163" w:author="C Pham" w:date="2018-07-26T20:38:00Z">
        <w:r w:rsidDel="009C09D4">
          <w:delText>As defined by Ocean Media:  Limited based on list (</w:delText>
        </w:r>
        <w:r w:rsidDel="009C09D4">
          <w:fldChar w:fldCharType="begin"/>
        </w:r>
        <w:r w:rsidDel="009C09D4">
          <w:delInstrText xml:space="preserve"> REF _Ref519317012 \h </w:delInstrText>
        </w:r>
        <w:r w:rsidDel="009C09D4">
          <w:fldChar w:fldCharType="separate"/>
        </w:r>
        <w:r w:rsidR="00666236" w:rsidDel="009C09D4">
          <w:delText>Appendix A</w:delText>
        </w:r>
        <w:r w:rsidDel="009C09D4">
          <w:fldChar w:fldCharType="end"/>
        </w:r>
        <w:r w:rsidDel="009C09D4">
          <w:delText>)</w:delText>
        </w:r>
        <w:r w:rsidDel="009C09D4">
          <w:br/>
          <w:delText xml:space="preserve">The </w:delText>
        </w:r>
        <w:r w:rsidR="009F527D" w:rsidDel="009C09D4">
          <w:delText>Excel</w:delText>
        </w:r>
        <w:r w:rsidDel="009C09D4">
          <w:delText xml:space="preserve"> schedule tool defines the access rights in the code as requiring HIGH privileges.  If privilege is not high the text boxes are hidden.  </w:delText>
        </w:r>
        <w:commentRangeStart w:id="164"/>
        <w:r w:rsidRPr="00DE7F98" w:rsidDel="009C09D4">
          <w:rPr>
            <w:color w:val="FF0000"/>
          </w:rPr>
          <w:delText>Please advise</w:delText>
        </w:r>
        <w:commentRangeEnd w:id="164"/>
        <w:r w:rsidR="00DD0464" w:rsidDel="009C09D4">
          <w:rPr>
            <w:rStyle w:val="CommentReference"/>
          </w:rPr>
          <w:commentReference w:id="164"/>
        </w:r>
        <w:r w:rsidRPr="00DE7F98" w:rsidDel="009C09D4">
          <w:rPr>
            <w:color w:val="FF0000"/>
          </w:rPr>
          <w:delText xml:space="preserve"> if this means this is an ADMIN privilege instead of “LIMITED BASED ON LIST” as defined in </w:delText>
        </w:r>
        <w:r w:rsidRPr="00DE7F98" w:rsidDel="009C09D4">
          <w:rPr>
            <w:color w:val="FF0000"/>
          </w:rPr>
          <w:fldChar w:fldCharType="begin"/>
        </w:r>
        <w:r w:rsidRPr="00DE7F98" w:rsidDel="009C09D4">
          <w:rPr>
            <w:color w:val="FF0000"/>
          </w:rPr>
          <w:delInstrText xml:space="preserve"> REF _Ref519317012 \h </w:delInstrText>
        </w:r>
        <w:r w:rsidRPr="00DE7F98" w:rsidDel="009C09D4">
          <w:rPr>
            <w:color w:val="FF0000"/>
          </w:rPr>
        </w:r>
        <w:r w:rsidRPr="00DE7F98" w:rsidDel="009C09D4">
          <w:rPr>
            <w:color w:val="FF0000"/>
          </w:rPr>
          <w:fldChar w:fldCharType="separate"/>
        </w:r>
        <w:r w:rsidR="00666236" w:rsidDel="009C09D4">
          <w:delText>Appendix A</w:delText>
        </w:r>
        <w:r w:rsidRPr="00DE7F98" w:rsidDel="009C09D4">
          <w:rPr>
            <w:color w:val="FF0000"/>
          </w:rPr>
          <w:fldChar w:fldCharType="end"/>
        </w:r>
        <w:r w:rsidRPr="00DE7F98" w:rsidDel="009C09D4">
          <w:rPr>
            <w:color w:val="FF0000"/>
          </w:rPr>
          <w:delText>.</w:delText>
        </w:r>
      </w:del>
    </w:p>
    <w:p w14:paraId="74D3F5E8" w14:textId="53D33D64" w:rsidR="00F30425" w:rsidRPr="00DE7F98" w:rsidRDefault="00F30425" w:rsidP="00DE7F98">
      <w:pPr>
        <w:rPr>
          <w:color w:val="FF0000"/>
        </w:rPr>
      </w:pPr>
      <w:r w:rsidRPr="00DE7F98">
        <w:rPr>
          <w:color w:val="FF0000"/>
        </w:rPr>
        <w:t xml:space="preserve">Do not show icon on </w:t>
      </w:r>
      <w:r w:rsidRPr="00DE7F98">
        <w:rPr>
          <w:color w:val="FF0000"/>
        </w:rPr>
        <w:fldChar w:fldCharType="begin"/>
      </w:r>
      <w:r w:rsidRPr="00DE7F98">
        <w:rPr>
          <w:color w:val="FF0000"/>
        </w:rPr>
        <w:instrText xml:space="preserve"> REF _Ref519319801 \h </w:instrText>
      </w:r>
      <w:r w:rsidRPr="00DE7F98">
        <w:rPr>
          <w:color w:val="FF0000"/>
        </w:rPr>
      </w:r>
      <w:r w:rsidRPr="00DE7F98">
        <w:rPr>
          <w:color w:val="FF0000"/>
        </w:rPr>
        <w:fldChar w:fldCharType="separate"/>
      </w:r>
      <w:r w:rsidR="00666236" w:rsidRPr="00DE7F98">
        <w:rPr>
          <w:sz w:val="16"/>
        </w:rPr>
        <w:t xml:space="preserve">Figure </w:t>
      </w:r>
      <w:r w:rsidR="00666236">
        <w:rPr>
          <w:noProof/>
          <w:sz w:val="16"/>
        </w:rPr>
        <w:t>8</w:t>
      </w:r>
      <w:r w:rsidR="00666236" w:rsidRPr="00DE7F98">
        <w:rPr>
          <w:sz w:val="16"/>
        </w:rPr>
        <w:t>.  Main Screen Canadian Exchange</w:t>
      </w:r>
      <w:r w:rsidRPr="00DE7F98">
        <w:rPr>
          <w:color w:val="FF0000"/>
        </w:rPr>
        <w:fldChar w:fldCharType="end"/>
      </w:r>
      <w:r w:rsidRPr="00DE7F98">
        <w:rPr>
          <w:color w:val="FF0000"/>
        </w:rPr>
        <w:t xml:space="preserve"> if logged on user is not an Admin.</w:t>
      </w:r>
    </w:p>
    <w:p w14:paraId="0A5168FD" w14:textId="2FE07609" w:rsidR="00F30425" w:rsidRPr="00DE7F98" w:rsidRDefault="00F30425" w:rsidP="00DE7F98">
      <w:pPr>
        <w:pStyle w:val="Caption"/>
        <w:keepNext/>
        <w:rPr>
          <w:sz w:val="16"/>
        </w:rPr>
      </w:pPr>
      <w:bookmarkStart w:id="165" w:name="_Ref519319801"/>
      <w:r w:rsidRPr="00DE7F98">
        <w:rPr>
          <w:sz w:val="16"/>
        </w:rPr>
        <w:lastRenderedPageBreak/>
        <w:t xml:space="preserve">Figure </w:t>
      </w:r>
      <w:r w:rsidR="001F20CF">
        <w:rPr>
          <w:sz w:val="16"/>
        </w:rPr>
        <w:fldChar w:fldCharType="begin"/>
      </w:r>
      <w:r w:rsidR="001F20CF">
        <w:rPr>
          <w:sz w:val="16"/>
        </w:rPr>
        <w:instrText xml:space="preserve"> SEQ Figure \* ARABIC </w:instrText>
      </w:r>
      <w:r w:rsidR="001F20CF">
        <w:rPr>
          <w:sz w:val="16"/>
        </w:rPr>
        <w:fldChar w:fldCharType="separate"/>
      </w:r>
      <w:r w:rsidR="00246890">
        <w:rPr>
          <w:noProof/>
          <w:sz w:val="16"/>
        </w:rPr>
        <w:t>8</w:t>
      </w:r>
      <w:r w:rsidR="001F20CF">
        <w:rPr>
          <w:sz w:val="16"/>
        </w:rPr>
        <w:fldChar w:fldCharType="end"/>
      </w:r>
      <w:r w:rsidRPr="00DE7F98">
        <w:rPr>
          <w:sz w:val="16"/>
        </w:rPr>
        <w:t>.  Main Screen Canadian Exchange</w:t>
      </w:r>
      <w:bookmarkEnd w:id="165"/>
    </w:p>
    <w:p w14:paraId="61507185" w14:textId="055FDA8D" w:rsidR="00867B77" w:rsidRDefault="00F30425" w:rsidP="00DE7F98">
      <w:r>
        <w:rPr>
          <w:noProof/>
          <w:lang w:eastAsia="en-US"/>
        </w:rPr>
        <w:drawing>
          <wp:inline distT="0" distB="0" distL="0" distR="0" wp14:anchorId="49501576" wp14:editId="20C9B290">
            <wp:extent cx="1768415" cy="150976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9689" cy="1510853"/>
                    </a:xfrm>
                    <a:prstGeom prst="rect">
                      <a:avLst/>
                    </a:prstGeom>
                  </pic:spPr>
                </pic:pic>
              </a:graphicData>
            </a:graphic>
          </wp:inline>
        </w:drawing>
      </w:r>
    </w:p>
    <w:p w14:paraId="0777716D" w14:textId="78D6E466" w:rsidR="00D07DE6" w:rsidRDefault="00D07DE6" w:rsidP="004C0FD6">
      <w:pPr>
        <w:pStyle w:val="Heading2"/>
      </w:pPr>
      <w:bookmarkStart w:id="166" w:name="_Toc521460275"/>
      <w:r>
        <w:t>User Interface</w:t>
      </w:r>
      <w:bookmarkEnd w:id="166"/>
    </w:p>
    <w:p w14:paraId="5881DA28" w14:textId="2BC044B6" w:rsidR="00D07DE6" w:rsidRPr="00DE7F98" w:rsidRDefault="00D07DE6" w:rsidP="00DE7F98">
      <w:pPr>
        <w:pStyle w:val="Caption"/>
        <w:keepNext/>
        <w:rPr>
          <w:sz w:val="16"/>
        </w:rPr>
      </w:pPr>
      <w:r w:rsidRPr="00DE7F98">
        <w:rPr>
          <w:sz w:val="16"/>
        </w:rPr>
        <w:t xml:space="preserve">Figure </w:t>
      </w:r>
      <w:r w:rsidR="001F20CF">
        <w:rPr>
          <w:sz w:val="16"/>
        </w:rPr>
        <w:fldChar w:fldCharType="begin"/>
      </w:r>
      <w:r w:rsidR="001F20CF">
        <w:rPr>
          <w:sz w:val="16"/>
        </w:rPr>
        <w:instrText xml:space="preserve"> SEQ Figure \* ARABIC </w:instrText>
      </w:r>
      <w:r w:rsidR="001F20CF">
        <w:rPr>
          <w:sz w:val="16"/>
        </w:rPr>
        <w:fldChar w:fldCharType="separate"/>
      </w:r>
      <w:r w:rsidR="00246890">
        <w:rPr>
          <w:noProof/>
          <w:sz w:val="16"/>
        </w:rPr>
        <w:t>9</w:t>
      </w:r>
      <w:r w:rsidR="001F20CF">
        <w:rPr>
          <w:sz w:val="16"/>
        </w:rPr>
        <w:fldChar w:fldCharType="end"/>
      </w:r>
      <w:r w:rsidRPr="00DE7F98">
        <w:rPr>
          <w:sz w:val="16"/>
        </w:rPr>
        <w:t>.  Canadian Exchange Rate Dialog</w:t>
      </w:r>
    </w:p>
    <w:p w14:paraId="49B5DCD5" w14:textId="5BB9F0C5" w:rsidR="00D07DE6" w:rsidRDefault="00D07DE6" w:rsidP="00DE7F98">
      <w:r>
        <w:rPr>
          <w:noProof/>
          <w:lang w:eastAsia="en-US"/>
        </w:rPr>
        <w:drawing>
          <wp:inline distT="0" distB="0" distL="0" distR="0" wp14:anchorId="07569B06" wp14:editId="3A14E208">
            <wp:extent cx="2031521" cy="1444039"/>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4652" cy="1446265"/>
                    </a:xfrm>
                    <a:prstGeom prst="rect">
                      <a:avLst/>
                    </a:prstGeom>
                  </pic:spPr>
                </pic:pic>
              </a:graphicData>
            </a:graphic>
          </wp:inline>
        </w:drawing>
      </w:r>
    </w:p>
    <w:p w14:paraId="29C30286" w14:textId="19834DAE" w:rsidR="009F527D" w:rsidRDefault="009F527D" w:rsidP="004C0FD6">
      <w:pPr>
        <w:pStyle w:val="Heading3"/>
      </w:pPr>
      <w:bookmarkStart w:id="167" w:name="_Toc521460276"/>
      <w:r>
        <w:t>Plan Year</w:t>
      </w:r>
      <w:bookmarkEnd w:id="167"/>
    </w:p>
    <w:p w14:paraId="44B7F97D" w14:textId="3248BE31" w:rsidR="009F527D" w:rsidRPr="00DE7F98" w:rsidRDefault="009F527D" w:rsidP="00DE7F98">
      <w:pPr>
        <w:rPr>
          <w:u w:val="single"/>
        </w:rPr>
      </w:pPr>
      <w:r w:rsidRPr="00DE7F98">
        <w:rPr>
          <w:u w:val="single"/>
        </w:rPr>
        <w:t>Initial State</w:t>
      </w:r>
    </w:p>
    <w:p w14:paraId="60EAFF15" w14:textId="722BF815" w:rsidR="009F527D" w:rsidRPr="00DE7F98" w:rsidRDefault="009F527D" w:rsidP="006057B2">
      <w:pPr>
        <w:pStyle w:val="ListParagraph"/>
        <w:numPr>
          <w:ilvl w:val="0"/>
          <w:numId w:val="22"/>
        </w:numPr>
      </w:pPr>
      <w:commentRangeStart w:id="168"/>
      <w:r>
        <w:t>Populate all plan years in existing quarters (QTR_T)</w:t>
      </w:r>
      <w:commentRangeEnd w:id="168"/>
      <w:r w:rsidR="00867B77">
        <w:rPr>
          <w:rStyle w:val="CommentReference"/>
        </w:rPr>
        <w:commentReference w:id="168"/>
      </w:r>
      <w:r w:rsidR="00867B77">
        <w:t xml:space="preserve">.  Broadcast Year is the only one actually used.  </w:t>
      </w:r>
      <w:commentRangeStart w:id="169"/>
      <w:del w:id="170" w:author="C Pham" w:date="2018-07-25T14:50:00Z">
        <w:r w:rsidR="00867B77" w:rsidDel="007078FB">
          <w:rPr>
            <w:color w:val="FF0000"/>
          </w:rPr>
          <w:delText>Current code uses only Broadcast Year.  Is there a way to select Calendar Year elsewhere</w:delText>
        </w:r>
        <w:commentRangeEnd w:id="169"/>
        <w:r w:rsidR="00DD0464" w:rsidDel="007078FB">
          <w:rPr>
            <w:rStyle w:val="CommentReference"/>
          </w:rPr>
          <w:commentReference w:id="169"/>
        </w:r>
        <w:r w:rsidR="00867B77" w:rsidDel="007078FB">
          <w:rPr>
            <w:color w:val="FF0000"/>
          </w:rPr>
          <w:delText>?</w:delText>
        </w:r>
      </w:del>
    </w:p>
    <w:p w14:paraId="0DCF9845" w14:textId="0669B732" w:rsidR="00867B77" w:rsidRPr="00DE7F98" w:rsidRDefault="00867B77" w:rsidP="00DE7F98">
      <w:pPr>
        <w:rPr>
          <w:u w:val="single"/>
        </w:rPr>
      </w:pPr>
      <w:r w:rsidRPr="00DE7F98">
        <w:rPr>
          <w:u w:val="single"/>
        </w:rPr>
        <w:t>On Change Selection</w:t>
      </w:r>
    </w:p>
    <w:p w14:paraId="426B946E" w14:textId="684B38D6" w:rsidR="00F3112A" w:rsidRDefault="00F3112A" w:rsidP="006057B2">
      <w:pPr>
        <w:pStyle w:val="ListParagraph"/>
        <w:numPr>
          <w:ilvl w:val="0"/>
          <w:numId w:val="22"/>
        </w:numPr>
      </w:pPr>
      <w:commentRangeStart w:id="171"/>
      <w:r>
        <w:t>Get all unique quarters for the plan year</w:t>
      </w:r>
      <w:commentRangeEnd w:id="171"/>
      <w:r>
        <w:rPr>
          <w:rStyle w:val="CommentReference"/>
        </w:rPr>
        <w:commentReference w:id="171"/>
      </w:r>
      <w:r>
        <w:t xml:space="preserve">.  </w:t>
      </w:r>
      <w:r w:rsidRPr="007078FB">
        <w:rPr>
          <w:rPrChange w:id="172" w:author="C Pham" w:date="2018-07-25T14:50:00Z">
            <w:rPr>
              <w:color w:val="FF0000"/>
            </w:rPr>
          </w:rPrChange>
        </w:rPr>
        <w:t>This is always Broadcast Year</w:t>
      </w:r>
    </w:p>
    <w:p w14:paraId="3944A539" w14:textId="656152B3" w:rsidR="009F527D" w:rsidRDefault="009F527D" w:rsidP="004C0FD6">
      <w:pPr>
        <w:pStyle w:val="Heading3"/>
      </w:pPr>
      <w:bookmarkStart w:id="173" w:name="_Toc521460277"/>
      <w:r>
        <w:t>Quarter</w:t>
      </w:r>
      <w:bookmarkEnd w:id="173"/>
      <w:r>
        <w:t xml:space="preserve"> </w:t>
      </w:r>
    </w:p>
    <w:p w14:paraId="0F71D013" w14:textId="1C483482" w:rsidR="00DE7F98" w:rsidRPr="00DE7F98" w:rsidRDefault="00DE7F98" w:rsidP="00DE7F98">
      <w:pPr>
        <w:rPr>
          <w:u w:val="single"/>
        </w:rPr>
      </w:pPr>
      <w:r w:rsidRPr="00DE7F98">
        <w:rPr>
          <w:u w:val="single"/>
        </w:rPr>
        <w:t>Initial State</w:t>
      </w:r>
    </w:p>
    <w:p w14:paraId="43871206" w14:textId="0307198B" w:rsidR="00F3112A" w:rsidRPr="00DE7F98" w:rsidRDefault="00F3112A" w:rsidP="006057B2">
      <w:pPr>
        <w:pStyle w:val="ListParagraph"/>
        <w:numPr>
          <w:ilvl w:val="0"/>
          <w:numId w:val="22"/>
        </w:numPr>
      </w:pPr>
      <w:commentRangeStart w:id="174"/>
      <w:r>
        <w:t xml:space="preserve">Get all unique quarters for </w:t>
      </w:r>
      <w:r w:rsidRPr="007078FB">
        <w:t>the plan year</w:t>
      </w:r>
      <w:commentRangeEnd w:id="174"/>
      <w:r w:rsidRPr="007078FB">
        <w:rPr>
          <w:rStyle w:val="CommentReference"/>
        </w:rPr>
        <w:commentReference w:id="174"/>
      </w:r>
      <w:r w:rsidRPr="007078FB">
        <w:t xml:space="preserve">.  </w:t>
      </w:r>
      <w:r w:rsidRPr="007078FB">
        <w:rPr>
          <w:rPrChange w:id="175" w:author="C Pham" w:date="2018-07-25T14:50:00Z">
            <w:rPr>
              <w:color w:val="FF0000"/>
            </w:rPr>
          </w:rPrChange>
        </w:rPr>
        <w:t>This is always Broadcast Year.</w:t>
      </w:r>
    </w:p>
    <w:p w14:paraId="28D0575D" w14:textId="75D17137" w:rsidR="00F3112A" w:rsidRPr="00DE7F98" w:rsidRDefault="00F3112A" w:rsidP="00DE7F98">
      <w:pPr>
        <w:rPr>
          <w:u w:val="single"/>
        </w:rPr>
      </w:pPr>
      <w:r w:rsidRPr="00DE7F98">
        <w:rPr>
          <w:u w:val="single"/>
        </w:rPr>
        <w:t>On Change Selection</w:t>
      </w:r>
    </w:p>
    <w:p w14:paraId="24E4BA72" w14:textId="3829FA26" w:rsidR="00F3112A" w:rsidRDefault="00F3112A" w:rsidP="006057B2">
      <w:pPr>
        <w:pStyle w:val="ListParagraph"/>
        <w:numPr>
          <w:ilvl w:val="0"/>
          <w:numId w:val="22"/>
        </w:numPr>
        <w:rPr>
          <w:ins w:id="176" w:author="C Pham" w:date="2018-07-25T14:51:00Z"/>
        </w:rPr>
      </w:pPr>
      <w:r>
        <w:t>No action.  Current code reloads all clients for CA when quarter selection is changed.  However, we will skip this.  This is not necessary</w:t>
      </w:r>
    </w:p>
    <w:p w14:paraId="47907770" w14:textId="504542FD" w:rsidR="007078FB" w:rsidRDefault="007078FB" w:rsidP="006057B2">
      <w:pPr>
        <w:pStyle w:val="ListParagraph"/>
        <w:numPr>
          <w:ilvl w:val="0"/>
          <w:numId w:val="22"/>
        </w:numPr>
      </w:pPr>
      <w:ins w:id="177" w:author="C Pham" w:date="2018-07-25T14:51:00Z">
        <w:r>
          <w:t>Repopulate Client List</w:t>
        </w:r>
      </w:ins>
    </w:p>
    <w:p w14:paraId="6DFB866F" w14:textId="3F6FF287" w:rsidR="009F527D" w:rsidRDefault="009F527D" w:rsidP="004C0FD6">
      <w:pPr>
        <w:pStyle w:val="Heading3"/>
      </w:pPr>
      <w:bookmarkStart w:id="178" w:name="_Toc521460278"/>
      <w:r>
        <w:lastRenderedPageBreak/>
        <w:t>Client</w:t>
      </w:r>
      <w:bookmarkEnd w:id="178"/>
      <w:r>
        <w:t xml:space="preserve"> </w:t>
      </w:r>
    </w:p>
    <w:p w14:paraId="193202A0" w14:textId="5A8A8B1E" w:rsidR="00F3112A" w:rsidRPr="00DE7F98" w:rsidRDefault="00F3112A" w:rsidP="00DE7F98">
      <w:pPr>
        <w:rPr>
          <w:u w:val="single"/>
        </w:rPr>
      </w:pPr>
      <w:r w:rsidRPr="00DE7F98">
        <w:rPr>
          <w:u w:val="single"/>
        </w:rPr>
        <w:t>Initial State</w:t>
      </w:r>
    </w:p>
    <w:p w14:paraId="2E6E5A4A" w14:textId="59FB0793" w:rsidR="00F3112A" w:rsidRDefault="00F3112A" w:rsidP="006057B2">
      <w:pPr>
        <w:pStyle w:val="ListParagraph"/>
        <w:numPr>
          <w:ilvl w:val="0"/>
          <w:numId w:val="22"/>
        </w:numPr>
      </w:pPr>
      <w:commentRangeStart w:id="179"/>
      <w:r>
        <w:t>Get all clients for CA</w:t>
      </w:r>
      <w:commentRangeEnd w:id="179"/>
      <w:r>
        <w:rPr>
          <w:rStyle w:val="CommentReference"/>
        </w:rPr>
        <w:commentReference w:id="179"/>
      </w:r>
    </w:p>
    <w:p w14:paraId="4AE5A1C7" w14:textId="78759933" w:rsidR="00F3112A" w:rsidRPr="00DE7F98" w:rsidRDefault="00F3112A" w:rsidP="00DE7F98">
      <w:pPr>
        <w:rPr>
          <w:u w:val="single"/>
        </w:rPr>
      </w:pPr>
      <w:r w:rsidRPr="00DE7F98">
        <w:rPr>
          <w:u w:val="single"/>
        </w:rPr>
        <w:t>On Change Selection</w:t>
      </w:r>
    </w:p>
    <w:p w14:paraId="3F108971" w14:textId="29D5AC71" w:rsidR="00F3112A" w:rsidRDefault="00F3112A" w:rsidP="006057B2">
      <w:pPr>
        <w:pStyle w:val="ListParagraph"/>
        <w:numPr>
          <w:ilvl w:val="0"/>
          <w:numId w:val="22"/>
        </w:numPr>
      </w:pPr>
      <w:r>
        <w:t>No action</w:t>
      </w:r>
    </w:p>
    <w:p w14:paraId="61AE78F6" w14:textId="48C5C3B0" w:rsidR="009F527D" w:rsidRDefault="009F527D" w:rsidP="004C0FD6">
      <w:pPr>
        <w:pStyle w:val="Heading3"/>
      </w:pPr>
      <w:bookmarkStart w:id="180" w:name="_Toc521460279"/>
      <w:r>
        <w:t>Rate</w:t>
      </w:r>
      <w:bookmarkEnd w:id="180"/>
    </w:p>
    <w:p w14:paraId="6E4D3D50" w14:textId="24361C3A" w:rsidR="00F3112A" w:rsidRPr="00DE7F98" w:rsidRDefault="00F3112A" w:rsidP="00DE7F98">
      <w:pPr>
        <w:rPr>
          <w:u w:val="single"/>
        </w:rPr>
      </w:pPr>
      <w:r w:rsidRPr="00DE7F98">
        <w:rPr>
          <w:u w:val="single"/>
        </w:rPr>
        <w:t>Initial State</w:t>
      </w:r>
    </w:p>
    <w:p w14:paraId="054545B8" w14:textId="4BFD5797" w:rsidR="00F3112A" w:rsidRDefault="00F3112A" w:rsidP="006057B2">
      <w:pPr>
        <w:pStyle w:val="ListParagraph"/>
        <w:numPr>
          <w:ilvl w:val="0"/>
          <w:numId w:val="22"/>
        </w:numPr>
      </w:pPr>
      <w:r>
        <w:t>Blank</w:t>
      </w:r>
    </w:p>
    <w:p w14:paraId="6AE75C1D" w14:textId="6D87A3AB" w:rsidR="009F527D" w:rsidRDefault="009F527D" w:rsidP="004C0FD6">
      <w:pPr>
        <w:pStyle w:val="Heading2"/>
      </w:pPr>
      <w:bookmarkStart w:id="181" w:name="_Toc521460280"/>
      <w:r>
        <w:t>Save</w:t>
      </w:r>
      <w:bookmarkEnd w:id="181"/>
    </w:p>
    <w:p w14:paraId="58FA76EF" w14:textId="3650B672" w:rsidR="00F3112A" w:rsidDel="00F7287E" w:rsidRDefault="00F3112A" w:rsidP="00DE7F98">
      <w:pPr>
        <w:rPr>
          <w:del w:id="182" w:author="C Pham" w:date="2018-07-27T00:57:00Z"/>
        </w:rPr>
      </w:pPr>
      <w:del w:id="183" w:author="C Pham" w:date="2018-07-27T00:57:00Z">
        <w:r w:rsidDel="00F7287E">
          <w:delText>Actions taken:</w:delText>
        </w:r>
      </w:del>
    </w:p>
    <w:p w14:paraId="1BB1A5E3" w14:textId="7E0F90F4" w:rsidR="00F3112A" w:rsidRPr="00A964A2" w:rsidDel="007635E7" w:rsidRDefault="00F3112A" w:rsidP="006057B2">
      <w:pPr>
        <w:pStyle w:val="ListParagraph"/>
        <w:numPr>
          <w:ilvl w:val="0"/>
          <w:numId w:val="26"/>
        </w:numPr>
        <w:rPr>
          <w:del w:id="184" w:author="C Pham" w:date="2018-08-08T02:47:00Z"/>
          <w:highlight w:val="magenta"/>
          <w:rPrChange w:id="185" w:author="Brenda Cwierz" w:date="2018-07-26T15:43:00Z">
            <w:rPr>
              <w:del w:id="186" w:author="C Pham" w:date="2018-08-08T02:47:00Z"/>
            </w:rPr>
          </w:rPrChange>
        </w:rPr>
      </w:pPr>
      <w:commentRangeStart w:id="187"/>
      <w:commentRangeStart w:id="188"/>
      <w:del w:id="189" w:author="C Pham" w:date="2018-08-08T02:47:00Z">
        <w:r w:rsidDel="007635E7">
          <w:delText>Validate</w:delText>
        </w:r>
        <w:commentRangeEnd w:id="187"/>
        <w:r w:rsidR="00A964A2" w:rsidDel="007635E7">
          <w:rPr>
            <w:rStyle w:val="CommentReference"/>
          </w:rPr>
          <w:commentReference w:id="187"/>
        </w:r>
        <w:commentRangeEnd w:id="188"/>
        <w:r w:rsidR="00C31B08" w:rsidDel="007635E7">
          <w:rPr>
            <w:rStyle w:val="CommentReference"/>
          </w:rPr>
          <w:commentReference w:id="188"/>
        </w:r>
        <w:r w:rsidDel="007635E7">
          <w:delText xml:space="preserve">.  Plan Year, Quarter, Client and Rate are all required.  </w:delText>
        </w:r>
      </w:del>
      <w:del w:id="190" w:author="C Pham" w:date="2018-07-27T00:52:00Z">
        <w:r w:rsidDel="0092789B">
          <w:delText xml:space="preserve">Rate must be a </w:delText>
        </w:r>
        <w:r w:rsidRPr="00A964A2" w:rsidDel="0092789B">
          <w:rPr>
            <w:highlight w:val="magenta"/>
            <w:rPrChange w:id="191" w:author="Brenda Cwierz" w:date="2018-07-26T15:43:00Z">
              <w:rPr/>
            </w:rPrChange>
          </w:rPr>
          <w:delText>value between 1 to 1.99999.</w:delText>
        </w:r>
      </w:del>
    </w:p>
    <w:p w14:paraId="635EC281" w14:textId="0396C4B1" w:rsidR="00F3112A" w:rsidRDefault="00DE7F98" w:rsidP="006057B2">
      <w:pPr>
        <w:pStyle w:val="ListParagraph"/>
        <w:numPr>
          <w:ilvl w:val="0"/>
          <w:numId w:val="26"/>
        </w:numPr>
        <w:rPr>
          <w:ins w:id="192" w:author="C Pham" w:date="2018-07-27T00:53:00Z"/>
        </w:rPr>
      </w:pPr>
      <w:commentRangeStart w:id="193"/>
      <w:r>
        <w:t>Save to database</w:t>
      </w:r>
      <w:commentRangeEnd w:id="193"/>
      <w:r>
        <w:rPr>
          <w:rStyle w:val="CommentReference"/>
        </w:rPr>
        <w:commentReference w:id="193"/>
      </w:r>
    </w:p>
    <w:p w14:paraId="1C30452D" w14:textId="2615FF08" w:rsidR="0092789B" w:rsidRDefault="0092789B">
      <w:pPr>
        <w:pStyle w:val="ListParagraph"/>
        <w:numPr>
          <w:ilvl w:val="1"/>
          <w:numId w:val="26"/>
        </w:numPr>
        <w:rPr>
          <w:ins w:id="194" w:author="C Pham" w:date="2018-07-27T00:53:00Z"/>
        </w:rPr>
        <w:pPrChange w:id="195" w:author="C Pham" w:date="2018-07-27T00:53:00Z">
          <w:pPr>
            <w:pStyle w:val="ListParagraph"/>
            <w:numPr>
              <w:numId w:val="26"/>
            </w:numPr>
            <w:ind w:hanging="360"/>
          </w:pPr>
        </w:pPrChange>
      </w:pPr>
      <w:ins w:id="196" w:author="C Pham" w:date="2018-07-27T00:53:00Z">
        <w:r>
          <w:t>If there is no entry for the Client/Quarter pair in the database, create a new entry.</w:t>
        </w:r>
      </w:ins>
    </w:p>
    <w:p w14:paraId="164F2E01" w14:textId="779C406C" w:rsidR="0092789B" w:rsidRDefault="0092789B">
      <w:pPr>
        <w:pStyle w:val="ListParagraph"/>
        <w:numPr>
          <w:ilvl w:val="1"/>
          <w:numId w:val="26"/>
        </w:numPr>
        <w:rPr>
          <w:ins w:id="197" w:author="C Pham" w:date="2018-07-27T00:54:00Z"/>
        </w:rPr>
        <w:pPrChange w:id="198" w:author="C Pham" w:date="2018-07-27T00:53:00Z">
          <w:pPr>
            <w:pStyle w:val="ListParagraph"/>
            <w:numPr>
              <w:numId w:val="26"/>
            </w:numPr>
            <w:ind w:hanging="360"/>
          </w:pPr>
        </w:pPrChange>
      </w:pPr>
      <w:ins w:id="199" w:author="C Pham" w:date="2018-07-27T00:53:00Z">
        <w:r>
          <w:t xml:space="preserve">If there are entries and </w:t>
        </w:r>
      </w:ins>
      <w:ins w:id="200" w:author="C Pham" w:date="2018-07-27T00:54:00Z">
        <w:r>
          <w:t>the</w:t>
        </w:r>
      </w:ins>
      <w:ins w:id="201" w:author="C Pham" w:date="2018-07-27T00:53:00Z">
        <w:r>
          <w:t xml:space="preserve"> </w:t>
        </w:r>
      </w:ins>
      <w:ins w:id="202" w:author="C Pham" w:date="2018-07-27T00:54:00Z">
        <w:r>
          <w:t>count for the client quarter weeks is between 12 and 14</w:t>
        </w:r>
      </w:ins>
    </w:p>
    <w:p w14:paraId="60855F0C" w14:textId="03DC0075" w:rsidR="0092789B" w:rsidRDefault="0092789B">
      <w:pPr>
        <w:pStyle w:val="ListParagraph"/>
        <w:numPr>
          <w:ilvl w:val="2"/>
          <w:numId w:val="26"/>
        </w:numPr>
        <w:rPr>
          <w:ins w:id="203" w:author="C Pham" w:date="2018-07-27T00:54:00Z"/>
        </w:rPr>
        <w:pPrChange w:id="204" w:author="C Pham" w:date="2018-07-27T00:54:00Z">
          <w:pPr>
            <w:pStyle w:val="ListParagraph"/>
            <w:numPr>
              <w:numId w:val="26"/>
            </w:numPr>
            <w:ind w:hanging="360"/>
          </w:pPr>
        </w:pPrChange>
      </w:pPr>
      <w:ins w:id="205" w:author="C Pham" w:date="2018-07-27T00:54:00Z">
        <w:r>
          <w:t>Update rate for all weeks to the user-entered rate where actualized =0</w:t>
        </w:r>
      </w:ins>
    </w:p>
    <w:p w14:paraId="4F2CC706" w14:textId="446C84FA" w:rsidR="0092789B" w:rsidRDefault="0092789B">
      <w:pPr>
        <w:pStyle w:val="ListParagraph"/>
        <w:numPr>
          <w:ilvl w:val="2"/>
          <w:numId w:val="26"/>
        </w:numPr>
        <w:rPr>
          <w:ins w:id="206" w:author="C Pham" w:date="2018-07-27T00:56:00Z"/>
        </w:rPr>
        <w:pPrChange w:id="207" w:author="C Pham" w:date="2018-07-27T00:54:00Z">
          <w:pPr>
            <w:pStyle w:val="ListParagraph"/>
            <w:numPr>
              <w:numId w:val="26"/>
            </w:numPr>
            <w:ind w:hanging="360"/>
          </w:pPr>
        </w:pPrChange>
      </w:pPr>
      <w:ins w:id="208" w:author="C Pham" w:date="2018-07-27T00:55:00Z">
        <w:r>
          <w:t>update planning rates for all weeks to the user-entered rate</w:t>
        </w:r>
      </w:ins>
    </w:p>
    <w:p w14:paraId="123644BD" w14:textId="059B6A7B" w:rsidR="0092789B" w:rsidRDefault="00F7287E">
      <w:pPr>
        <w:pStyle w:val="ListParagraph"/>
        <w:numPr>
          <w:ilvl w:val="1"/>
          <w:numId w:val="26"/>
        </w:numPr>
        <w:pPrChange w:id="209" w:author="C Pham" w:date="2018-07-27T00:56:00Z">
          <w:pPr>
            <w:pStyle w:val="ListParagraph"/>
            <w:numPr>
              <w:numId w:val="26"/>
            </w:numPr>
            <w:ind w:hanging="360"/>
          </w:pPr>
        </w:pPrChange>
      </w:pPr>
      <w:ins w:id="210" w:author="C Pham" w:date="2018-07-27T00:56:00Z">
        <w:r>
          <w:t>if there are entries but entry count is less than 12, rollback.  We cannot update this client/quarter.</w:t>
        </w:r>
      </w:ins>
    </w:p>
    <w:p w14:paraId="4FB172C9" w14:textId="658D65B4" w:rsidR="00DE7F98" w:rsidRDefault="00DE7F98" w:rsidP="006057B2">
      <w:pPr>
        <w:pStyle w:val="ListParagraph"/>
        <w:numPr>
          <w:ilvl w:val="0"/>
          <w:numId w:val="26"/>
        </w:numPr>
      </w:pPr>
      <w:r>
        <w:t>Clear form for next entry</w:t>
      </w:r>
    </w:p>
    <w:p w14:paraId="518784CD" w14:textId="77777777" w:rsidR="0019409E" w:rsidRDefault="0019409E" w:rsidP="0019409E">
      <w:pPr>
        <w:pStyle w:val="Heading2"/>
        <w:rPr>
          <w:ins w:id="211" w:author="C Pham" w:date="2018-08-09T10:37:00Z"/>
        </w:rPr>
      </w:pPr>
      <w:bookmarkStart w:id="212" w:name="_Toc521460281"/>
      <w:ins w:id="213" w:author="C Pham" w:date="2018-08-09T10:37:00Z">
        <w:r>
          <w:t>Updating a Canadian Exchange Rate (CA Exchange Rate Actuals)</w:t>
        </w:r>
      </w:ins>
    </w:p>
    <w:p w14:paraId="56FE83EA" w14:textId="77777777" w:rsidR="0019409E" w:rsidRDefault="0019409E" w:rsidP="0019409E">
      <w:pPr>
        <w:autoSpaceDE w:val="0"/>
        <w:autoSpaceDN w:val="0"/>
        <w:adjustRightInd w:val="0"/>
        <w:spacing w:before="0" w:after="0" w:line="240" w:lineRule="auto"/>
        <w:rPr>
          <w:ins w:id="214" w:author="C Pham" w:date="2018-08-09T10:37:00Z"/>
          <w:rFonts w:cs="Consolas"/>
          <w:sz w:val="19"/>
          <w:szCs w:val="19"/>
        </w:rPr>
      </w:pPr>
    </w:p>
    <w:p w14:paraId="7D1780DF" w14:textId="391C1C08" w:rsidR="0019409E" w:rsidRDefault="0019409E" w:rsidP="0019409E">
      <w:pPr>
        <w:autoSpaceDE w:val="0"/>
        <w:autoSpaceDN w:val="0"/>
        <w:adjustRightInd w:val="0"/>
        <w:spacing w:before="0" w:after="0" w:line="240" w:lineRule="auto"/>
        <w:rPr>
          <w:ins w:id="215" w:author="C Pham" w:date="2018-08-09T10:37:00Z"/>
          <w:rFonts w:cs="Consolas"/>
          <w:sz w:val="19"/>
          <w:szCs w:val="19"/>
        </w:rPr>
      </w:pPr>
      <w:ins w:id="216" w:author="C Pham" w:date="2018-08-09T10:37:00Z">
        <w:r>
          <w:rPr>
            <w:noProof/>
            <w:lang w:eastAsia="en-US"/>
          </w:rPr>
          <w:lastRenderedPageBreak/>
          <w:drawing>
            <wp:inline distT="0" distB="0" distL="0" distR="0" wp14:anchorId="7DA5825F" wp14:editId="3A931F14">
              <wp:extent cx="5949950" cy="41878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9950" cy="4187825"/>
                      </a:xfrm>
                      <a:prstGeom prst="rect">
                        <a:avLst/>
                      </a:prstGeom>
                      <a:noFill/>
                      <a:ln>
                        <a:noFill/>
                      </a:ln>
                    </pic:spPr>
                  </pic:pic>
                </a:graphicData>
              </a:graphic>
            </wp:inline>
          </w:drawing>
        </w:r>
      </w:ins>
    </w:p>
    <w:p w14:paraId="09B7D530" w14:textId="77777777" w:rsidR="0019409E" w:rsidRDefault="0019409E" w:rsidP="0019409E">
      <w:pPr>
        <w:autoSpaceDE w:val="0"/>
        <w:autoSpaceDN w:val="0"/>
        <w:adjustRightInd w:val="0"/>
        <w:spacing w:before="0" w:after="0" w:line="240" w:lineRule="auto"/>
        <w:rPr>
          <w:ins w:id="217" w:author="C Pham" w:date="2018-08-09T10:37:00Z"/>
          <w:rFonts w:cs="Consolas"/>
          <w:sz w:val="19"/>
          <w:szCs w:val="19"/>
        </w:rPr>
      </w:pPr>
    </w:p>
    <w:p w14:paraId="6C7A54BF" w14:textId="77777777" w:rsidR="0019409E" w:rsidRDefault="0019409E" w:rsidP="0019409E">
      <w:pPr>
        <w:autoSpaceDE w:val="0"/>
        <w:autoSpaceDN w:val="0"/>
        <w:adjustRightInd w:val="0"/>
        <w:spacing w:before="0" w:after="0" w:line="240" w:lineRule="auto"/>
        <w:rPr>
          <w:ins w:id="218" w:author="C Pham" w:date="2018-08-09T10:37:00Z"/>
          <w:rFonts w:cs="Consolas"/>
          <w:u w:val="single"/>
        </w:rPr>
      </w:pPr>
      <w:ins w:id="219" w:author="C Pham" w:date="2018-08-09T10:37:00Z">
        <w:r>
          <w:rPr>
            <w:rFonts w:cs="Consolas"/>
            <w:u w:val="single"/>
          </w:rPr>
          <w:t>InitlaizeState</w:t>
        </w:r>
      </w:ins>
    </w:p>
    <w:p w14:paraId="2C121A13" w14:textId="77777777" w:rsidR="0019409E" w:rsidRDefault="0019409E">
      <w:pPr>
        <w:pStyle w:val="ListParagraph"/>
        <w:numPr>
          <w:ilvl w:val="0"/>
          <w:numId w:val="76"/>
        </w:numPr>
        <w:rPr>
          <w:ins w:id="220" w:author="C Pham" w:date="2018-08-09T10:37:00Z"/>
        </w:rPr>
        <w:pPrChange w:id="221" w:author="C Pham" w:date="2018-07-25T15:10:00Z">
          <w:pPr>
            <w:pStyle w:val="Heading2"/>
          </w:pPr>
        </w:pPrChange>
      </w:pPr>
      <w:ins w:id="222" w:author="C Pham" w:date="2018-08-09T10:37:00Z">
        <w:r>
          <w:t>All fields are empty</w:t>
        </w:r>
      </w:ins>
    </w:p>
    <w:p w14:paraId="4D7F19F4" w14:textId="77777777" w:rsidR="0019409E" w:rsidRDefault="0019409E" w:rsidP="0019409E">
      <w:pPr>
        <w:pStyle w:val="ListParagraph"/>
        <w:numPr>
          <w:ilvl w:val="0"/>
          <w:numId w:val="76"/>
        </w:numPr>
        <w:rPr>
          <w:ins w:id="223" w:author="C Pham" w:date="2018-08-09T10:37:00Z"/>
        </w:rPr>
      </w:pPr>
      <w:ins w:id="224" w:author="C Pham" w:date="2018-08-09T10:37:00Z">
        <w:r>
          <w:t>Year – Populated</w:t>
        </w:r>
      </w:ins>
    </w:p>
    <w:p w14:paraId="20137152" w14:textId="77777777" w:rsidR="0019409E" w:rsidRDefault="0019409E" w:rsidP="0019409E">
      <w:pPr>
        <w:pStyle w:val="Heading3"/>
        <w:rPr>
          <w:ins w:id="225" w:author="C Pham" w:date="2018-08-09T10:37:00Z"/>
        </w:rPr>
      </w:pPr>
      <w:ins w:id="226" w:author="C Pham" w:date="2018-08-09T10:37:00Z">
        <w:r>
          <w:t>Year</w:t>
        </w:r>
      </w:ins>
    </w:p>
    <w:p w14:paraId="24EF1BCD" w14:textId="77777777" w:rsidR="0019409E" w:rsidRDefault="0019409E" w:rsidP="0019409E">
      <w:pPr>
        <w:rPr>
          <w:ins w:id="227" w:author="C Pham" w:date="2018-08-09T10:37:00Z"/>
          <w:u w:val="single"/>
        </w:rPr>
      </w:pPr>
      <w:ins w:id="228" w:author="C Pham" w:date="2018-08-09T10:37:00Z">
        <w:r>
          <w:rPr>
            <w:u w:val="single"/>
          </w:rPr>
          <w:t>Initial State</w:t>
        </w:r>
      </w:ins>
    </w:p>
    <w:p w14:paraId="040A461E" w14:textId="77777777" w:rsidR="0019409E" w:rsidRDefault="0019409E" w:rsidP="0019409E">
      <w:pPr>
        <w:pStyle w:val="ListParagraph"/>
        <w:numPr>
          <w:ilvl w:val="0"/>
          <w:numId w:val="77"/>
        </w:numPr>
        <w:rPr>
          <w:ins w:id="229" w:author="C Pham" w:date="2018-08-09T10:37:00Z"/>
        </w:rPr>
      </w:pPr>
      <w:ins w:id="230" w:author="C Pham" w:date="2018-08-09T10:37:00Z">
        <w:r>
          <w:t>Populated with years starting from 2017 (Configurable in config file)</w:t>
        </w:r>
      </w:ins>
    </w:p>
    <w:p w14:paraId="19309AAF" w14:textId="77777777" w:rsidR="0019409E" w:rsidRDefault="0019409E" w:rsidP="0019409E">
      <w:pPr>
        <w:rPr>
          <w:ins w:id="231" w:author="C Pham" w:date="2018-08-09T10:37:00Z"/>
          <w:u w:val="single"/>
        </w:rPr>
      </w:pPr>
      <w:ins w:id="232" w:author="C Pham" w:date="2018-08-09T10:37:00Z">
        <w:r>
          <w:rPr>
            <w:u w:val="single"/>
          </w:rPr>
          <w:t>On Change Selection</w:t>
        </w:r>
      </w:ins>
    </w:p>
    <w:p w14:paraId="78AADE5F" w14:textId="77777777" w:rsidR="0019409E" w:rsidRDefault="0019409E" w:rsidP="0019409E">
      <w:pPr>
        <w:pStyle w:val="ListParagraph"/>
        <w:numPr>
          <w:ilvl w:val="0"/>
          <w:numId w:val="77"/>
        </w:numPr>
        <w:rPr>
          <w:ins w:id="233" w:author="C Pham" w:date="2018-08-09T10:37:00Z"/>
        </w:rPr>
      </w:pPr>
      <w:commentRangeStart w:id="234"/>
      <w:ins w:id="235" w:author="C Pham" w:date="2018-08-09T10:37:00Z">
        <w:r>
          <w:t xml:space="preserve">Populate Quarter </w:t>
        </w:r>
        <w:commentRangeEnd w:id="234"/>
        <w:r>
          <w:rPr>
            <w:rStyle w:val="CommentReference"/>
          </w:rPr>
          <w:commentReference w:id="234"/>
        </w:r>
      </w:ins>
    </w:p>
    <w:p w14:paraId="4E21E88F" w14:textId="77777777" w:rsidR="0019409E" w:rsidRDefault="0019409E" w:rsidP="0019409E">
      <w:pPr>
        <w:pStyle w:val="Heading3"/>
        <w:rPr>
          <w:ins w:id="236" w:author="C Pham" w:date="2018-08-09T10:37:00Z"/>
        </w:rPr>
      </w:pPr>
      <w:ins w:id="237" w:author="C Pham" w:date="2018-08-09T10:37:00Z">
        <w:r>
          <w:t>Quarter</w:t>
        </w:r>
      </w:ins>
    </w:p>
    <w:p w14:paraId="05E38E25" w14:textId="77777777" w:rsidR="0019409E" w:rsidRDefault="0019409E" w:rsidP="0019409E">
      <w:pPr>
        <w:rPr>
          <w:ins w:id="238" w:author="C Pham" w:date="2018-08-09T10:37:00Z"/>
          <w:u w:val="single"/>
        </w:rPr>
      </w:pPr>
      <w:ins w:id="239" w:author="C Pham" w:date="2018-08-09T10:37:00Z">
        <w:r>
          <w:rPr>
            <w:u w:val="single"/>
          </w:rPr>
          <w:t>Initial State</w:t>
        </w:r>
      </w:ins>
    </w:p>
    <w:p w14:paraId="05D0CCE7" w14:textId="77777777" w:rsidR="0019409E" w:rsidRDefault="0019409E" w:rsidP="0019409E">
      <w:pPr>
        <w:pStyle w:val="ListParagraph"/>
        <w:numPr>
          <w:ilvl w:val="0"/>
          <w:numId w:val="77"/>
        </w:numPr>
        <w:rPr>
          <w:ins w:id="240" w:author="C Pham" w:date="2018-08-09T10:37:00Z"/>
        </w:rPr>
      </w:pPr>
      <w:ins w:id="241" w:author="C Pham" w:date="2018-08-09T10:37:00Z">
        <w:r>
          <w:t>Populate based on year selection</w:t>
        </w:r>
      </w:ins>
    </w:p>
    <w:p w14:paraId="36517AE2" w14:textId="77777777" w:rsidR="0019409E" w:rsidRDefault="0019409E" w:rsidP="0019409E">
      <w:pPr>
        <w:rPr>
          <w:ins w:id="242" w:author="C Pham" w:date="2018-08-09T10:37:00Z"/>
          <w:u w:val="single"/>
        </w:rPr>
      </w:pPr>
      <w:ins w:id="243" w:author="C Pham" w:date="2018-08-09T10:37:00Z">
        <w:r>
          <w:rPr>
            <w:u w:val="single"/>
          </w:rPr>
          <w:t>On Change Selection</w:t>
        </w:r>
      </w:ins>
    </w:p>
    <w:p w14:paraId="6EE3F615" w14:textId="77777777" w:rsidR="0019409E" w:rsidRDefault="0019409E" w:rsidP="0019409E">
      <w:pPr>
        <w:pStyle w:val="ListParagraph"/>
        <w:numPr>
          <w:ilvl w:val="0"/>
          <w:numId w:val="77"/>
        </w:numPr>
        <w:rPr>
          <w:ins w:id="244" w:author="C Pham" w:date="2018-08-09T10:37:00Z"/>
        </w:rPr>
      </w:pPr>
      <w:commentRangeStart w:id="245"/>
      <w:ins w:id="246" w:author="C Pham" w:date="2018-08-09T10:37:00Z">
        <w:r>
          <w:lastRenderedPageBreak/>
          <w:t>Populate Weeks</w:t>
        </w:r>
        <w:commentRangeEnd w:id="245"/>
        <w:r>
          <w:rPr>
            <w:rStyle w:val="CommentReference"/>
          </w:rPr>
          <w:commentReference w:id="245"/>
        </w:r>
      </w:ins>
    </w:p>
    <w:p w14:paraId="3A64767F" w14:textId="77777777" w:rsidR="0019409E" w:rsidRDefault="0019409E" w:rsidP="0019409E">
      <w:pPr>
        <w:pStyle w:val="ListParagraph"/>
        <w:numPr>
          <w:ilvl w:val="0"/>
          <w:numId w:val="77"/>
        </w:numPr>
        <w:rPr>
          <w:ins w:id="247" w:author="C Pham" w:date="2018-08-09T10:37:00Z"/>
        </w:rPr>
      </w:pPr>
      <w:commentRangeStart w:id="248"/>
      <w:ins w:id="249" w:author="C Pham" w:date="2018-08-09T10:37:00Z">
        <w:r>
          <w:t>Populate historical data</w:t>
        </w:r>
        <w:commentRangeEnd w:id="248"/>
        <w:r>
          <w:rPr>
            <w:rStyle w:val="CommentReference"/>
          </w:rPr>
          <w:commentReference w:id="248"/>
        </w:r>
      </w:ins>
    </w:p>
    <w:p w14:paraId="3B22AB25" w14:textId="77777777" w:rsidR="0019409E" w:rsidRDefault="0019409E" w:rsidP="0019409E">
      <w:pPr>
        <w:pStyle w:val="Heading3"/>
        <w:rPr>
          <w:ins w:id="250" w:author="C Pham" w:date="2018-08-09T10:37:00Z"/>
        </w:rPr>
      </w:pPr>
      <w:ins w:id="251" w:author="C Pham" w:date="2018-08-09T10:37:00Z">
        <w:r>
          <w:t>Week</w:t>
        </w:r>
      </w:ins>
    </w:p>
    <w:p w14:paraId="3C0C8F72" w14:textId="77777777" w:rsidR="0019409E" w:rsidRDefault="0019409E" w:rsidP="0019409E">
      <w:pPr>
        <w:rPr>
          <w:ins w:id="252" w:author="C Pham" w:date="2018-08-09T10:37:00Z"/>
          <w:u w:val="single"/>
        </w:rPr>
      </w:pPr>
      <w:ins w:id="253" w:author="C Pham" w:date="2018-08-09T10:37:00Z">
        <w:r>
          <w:rPr>
            <w:u w:val="single"/>
          </w:rPr>
          <w:t>Initial State</w:t>
        </w:r>
      </w:ins>
    </w:p>
    <w:p w14:paraId="48E7DC8F" w14:textId="77777777" w:rsidR="0019409E" w:rsidRDefault="0019409E" w:rsidP="0019409E">
      <w:pPr>
        <w:pStyle w:val="ListParagraph"/>
        <w:numPr>
          <w:ilvl w:val="0"/>
          <w:numId w:val="78"/>
        </w:numPr>
        <w:rPr>
          <w:ins w:id="254" w:author="C Pham" w:date="2018-08-09T10:37:00Z"/>
        </w:rPr>
      </w:pPr>
      <w:ins w:id="255" w:author="C Pham" w:date="2018-08-09T10:37:00Z">
        <w:r>
          <w:t>Populate based on quarter selection</w:t>
        </w:r>
      </w:ins>
    </w:p>
    <w:p w14:paraId="0205331E" w14:textId="77777777" w:rsidR="0019409E" w:rsidRDefault="0019409E" w:rsidP="0019409E">
      <w:pPr>
        <w:rPr>
          <w:ins w:id="256" w:author="C Pham" w:date="2018-08-09T10:37:00Z"/>
          <w:u w:val="single"/>
        </w:rPr>
      </w:pPr>
      <w:ins w:id="257" w:author="C Pham" w:date="2018-08-09T10:37:00Z">
        <w:r>
          <w:rPr>
            <w:u w:val="single"/>
          </w:rPr>
          <w:t>On Change Selection</w:t>
        </w:r>
      </w:ins>
    </w:p>
    <w:p w14:paraId="1C86BF39" w14:textId="77777777" w:rsidR="0019409E" w:rsidRDefault="0019409E" w:rsidP="0019409E">
      <w:pPr>
        <w:pStyle w:val="ListParagraph"/>
        <w:numPr>
          <w:ilvl w:val="0"/>
          <w:numId w:val="78"/>
        </w:numPr>
        <w:rPr>
          <w:ins w:id="258" w:author="C Pham" w:date="2018-08-09T10:37:00Z"/>
        </w:rPr>
      </w:pPr>
      <w:commentRangeStart w:id="259"/>
      <w:ins w:id="260" w:author="C Pham" w:date="2018-08-09T10:37:00Z">
        <w:r>
          <w:t>Calculate exchange rate for each day of week selected</w:t>
        </w:r>
        <w:commentRangeEnd w:id="259"/>
        <w:r>
          <w:rPr>
            <w:rStyle w:val="CommentReference"/>
          </w:rPr>
          <w:commentReference w:id="259"/>
        </w:r>
      </w:ins>
    </w:p>
    <w:p w14:paraId="78629F75" w14:textId="77777777" w:rsidR="0019409E" w:rsidRDefault="0019409E" w:rsidP="0019409E">
      <w:pPr>
        <w:pStyle w:val="ListParagraph"/>
        <w:numPr>
          <w:ilvl w:val="0"/>
          <w:numId w:val="78"/>
        </w:numPr>
        <w:rPr>
          <w:ins w:id="261" w:author="C Pham" w:date="2018-08-09T10:37:00Z"/>
        </w:rPr>
      </w:pPr>
      <w:commentRangeStart w:id="262"/>
      <w:ins w:id="263" w:author="C Pham" w:date="2018-08-09T10:37:00Z">
        <w:r>
          <w:t>Calculate average exchange rate for the week selected</w:t>
        </w:r>
        <w:commentRangeEnd w:id="262"/>
        <w:r>
          <w:rPr>
            <w:rStyle w:val="CommentReference"/>
          </w:rPr>
          <w:commentReference w:id="262"/>
        </w:r>
      </w:ins>
    </w:p>
    <w:p w14:paraId="7A8C53B8" w14:textId="77777777" w:rsidR="0019409E" w:rsidRDefault="0019409E" w:rsidP="0019409E">
      <w:pPr>
        <w:pStyle w:val="Heading3"/>
        <w:rPr>
          <w:ins w:id="264" w:author="C Pham" w:date="2018-08-09T10:37:00Z"/>
        </w:rPr>
      </w:pPr>
      <w:ins w:id="265" w:author="C Pham" w:date="2018-08-09T10:37:00Z">
        <w:r>
          <w:t>Calculate Week Average (Button)</w:t>
        </w:r>
      </w:ins>
    </w:p>
    <w:p w14:paraId="7474C2BC" w14:textId="77777777" w:rsidR="0019409E" w:rsidRDefault="0019409E" w:rsidP="0019409E">
      <w:pPr>
        <w:rPr>
          <w:ins w:id="266" w:author="C Pham" w:date="2018-08-09T10:37:00Z"/>
        </w:rPr>
      </w:pPr>
      <w:ins w:id="267" w:author="C Pham" w:date="2018-08-09T10:37:00Z">
        <w:r>
          <w:t>Calculate average of daily exchange rate for the selected week.</w:t>
        </w:r>
      </w:ins>
    </w:p>
    <w:p w14:paraId="3E5FA11B" w14:textId="77777777" w:rsidR="0019409E" w:rsidRDefault="0019409E" w:rsidP="0019409E">
      <w:pPr>
        <w:pStyle w:val="Heading3"/>
        <w:rPr>
          <w:ins w:id="268" w:author="C Pham" w:date="2018-08-09T10:37:00Z"/>
        </w:rPr>
      </w:pPr>
      <w:ins w:id="269" w:author="C Pham" w:date="2018-08-09T10:37:00Z">
        <w:r>
          <w:t>Apply Rates (Button)</w:t>
        </w:r>
      </w:ins>
    </w:p>
    <w:p w14:paraId="75B4578E" w14:textId="77777777" w:rsidR="0019409E" w:rsidRDefault="0019409E" w:rsidP="0019409E">
      <w:pPr>
        <w:pStyle w:val="ListParagraph"/>
        <w:numPr>
          <w:ilvl w:val="0"/>
          <w:numId w:val="79"/>
        </w:numPr>
        <w:rPr>
          <w:ins w:id="270" w:author="C Pham" w:date="2018-08-09T10:37:00Z"/>
        </w:rPr>
      </w:pPr>
      <w:commentRangeStart w:id="271"/>
      <w:ins w:id="272" w:author="C Pham" w:date="2018-08-09T10:37:00Z">
        <w:r>
          <w:t>Save changes in daily rates to the database</w:t>
        </w:r>
        <w:commentRangeEnd w:id="271"/>
        <w:r>
          <w:rPr>
            <w:rStyle w:val="CommentReference"/>
          </w:rPr>
          <w:commentReference w:id="271"/>
        </w:r>
      </w:ins>
    </w:p>
    <w:p w14:paraId="228FDF1E" w14:textId="77777777" w:rsidR="0019409E" w:rsidRDefault="0019409E" w:rsidP="0019409E">
      <w:pPr>
        <w:pStyle w:val="ListParagraph"/>
        <w:numPr>
          <w:ilvl w:val="0"/>
          <w:numId w:val="79"/>
        </w:numPr>
        <w:rPr>
          <w:ins w:id="273" w:author="C Pham" w:date="2018-08-09T10:37:00Z"/>
        </w:rPr>
      </w:pPr>
      <w:commentRangeStart w:id="274"/>
      <w:ins w:id="275" w:author="C Pham" w:date="2018-08-09T10:37:00Z">
        <w:r>
          <w:t>Reload historical data</w:t>
        </w:r>
        <w:commentRangeEnd w:id="274"/>
        <w:r>
          <w:rPr>
            <w:rStyle w:val="CommentReference"/>
          </w:rPr>
          <w:commentReference w:id="274"/>
        </w:r>
      </w:ins>
    </w:p>
    <w:p w14:paraId="09D7D953" w14:textId="7CA9155D" w:rsidR="00781A65" w:rsidRPr="00781A65" w:rsidRDefault="00DE7F98">
      <w:pPr>
        <w:pPrChange w:id="276" w:author="C Pham" w:date="2018-07-25T15:10:00Z">
          <w:pPr>
            <w:pStyle w:val="Heading2"/>
          </w:pPr>
        </w:pPrChange>
      </w:pPr>
      <w:del w:id="277" w:author="C Pham" w:date="2018-08-09T10:37:00Z">
        <w:r w:rsidDel="0019409E">
          <w:delText>Updating a Canadian Exchange Rate</w:delText>
        </w:r>
      </w:del>
      <w:bookmarkEnd w:id="212"/>
    </w:p>
    <w:p w14:paraId="53ED831B" w14:textId="6383BB69" w:rsidR="00DE7F98" w:rsidRPr="00DE7F98" w:rsidDel="00781A65" w:rsidRDefault="00DE7F98" w:rsidP="006057B2">
      <w:pPr>
        <w:pStyle w:val="ListParagraph"/>
        <w:numPr>
          <w:ilvl w:val="0"/>
          <w:numId w:val="22"/>
        </w:numPr>
        <w:rPr>
          <w:del w:id="278" w:author="C Pham" w:date="2018-07-25T15:10:00Z"/>
          <w:color w:val="FF0000"/>
        </w:rPr>
      </w:pPr>
      <w:commentRangeStart w:id="279"/>
      <w:del w:id="280" w:author="C Pham" w:date="2018-07-25T15:10:00Z">
        <w:r w:rsidRPr="00DE7F98" w:rsidDel="00781A65">
          <w:rPr>
            <w:color w:val="FF0000"/>
          </w:rPr>
          <w:delText>Is there currently a place where all exchange rates are listed and maintained in the current Excel Sched Tool?</w:delText>
        </w:r>
        <w:commentRangeEnd w:id="279"/>
        <w:r w:rsidR="00DD0464" w:rsidDel="00781A65">
          <w:rPr>
            <w:rStyle w:val="CommentReference"/>
          </w:rPr>
          <w:commentReference w:id="279"/>
        </w:r>
      </w:del>
    </w:p>
    <w:p w14:paraId="65F11A37" w14:textId="49DDB1CA" w:rsidR="009F527D" w:rsidRDefault="00F3112A" w:rsidP="004C0FD6">
      <w:pPr>
        <w:pStyle w:val="Heading2"/>
      </w:pPr>
      <w:bookmarkStart w:id="281" w:name="_Toc521460282"/>
      <w:r>
        <w:t>Deleting a Canadian Exchange Rate</w:t>
      </w:r>
      <w:bookmarkEnd w:id="281"/>
    </w:p>
    <w:p w14:paraId="5116213C" w14:textId="5000D63C" w:rsidR="00F3112A" w:rsidRDefault="00F3112A" w:rsidP="006057B2">
      <w:pPr>
        <w:pStyle w:val="ListParagraph"/>
        <w:numPr>
          <w:ilvl w:val="0"/>
          <w:numId w:val="22"/>
        </w:numPr>
      </w:pPr>
      <w:r>
        <w:t>Not applicable</w:t>
      </w:r>
    </w:p>
    <w:p w14:paraId="14394969" w14:textId="77777777" w:rsidR="00810B9C" w:rsidRDefault="00810B9C" w:rsidP="00810B9C"/>
    <w:p w14:paraId="299FC76D" w14:textId="77777777" w:rsidR="003E6474" w:rsidRDefault="003E6474" w:rsidP="003E6474">
      <w:pPr>
        <w:pStyle w:val="Heading1"/>
      </w:pPr>
      <w:bookmarkStart w:id="282" w:name="_Ref520055039"/>
      <w:bookmarkStart w:id="283" w:name="_Toc521460283"/>
      <w:r>
        <w:t>Create New Property</w:t>
      </w:r>
      <w:bookmarkEnd w:id="282"/>
      <w:bookmarkEnd w:id="283"/>
    </w:p>
    <w:p w14:paraId="75C15049" w14:textId="206FEE36" w:rsidR="00CA41CE" w:rsidRDefault="003E6474" w:rsidP="003E6474">
      <w:pPr>
        <w:rPr>
          <w:highlight w:val="yellow"/>
        </w:rPr>
      </w:pPr>
      <w:r>
        <w:rPr>
          <w:highlight w:val="yellow"/>
        </w:rPr>
        <w:t>Approved On:</w:t>
      </w:r>
      <w:ins w:id="284" w:author="C Pham" w:date="2018-07-25T15:13:00Z">
        <w:r w:rsidR="00E106A7">
          <w:rPr>
            <w:highlight w:val="yellow"/>
          </w:rPr>
          <w:t xml:space="preserve"> 7/25/20</w:t>
        </w:r>
      </w:ins>
      <w:ins w:id="285" w:author="C Pham" w:date="2018-07-25T15:14:00Z">
        <w:r w:rsidR="00E106A7">
          <w:rPr>
            <w:highlight w:val="yellow"/>
          </w:rPr>
          <w:t>18</w:t>
        </w:r>
      </w:ins>
      <w:r>
        <w:rPr>
          <w:highlight w:val="yellow"/>
        </w:rPr>
        <w:br/>
        <w:t>Approved By:</w:t>
      </w:r>
      <w:ins w:id="286" w:author="C Pham" w:date="2018-07-25T15:14:00Z">
        <w:r w:rsidR="00E106A7">
          <w:rPr>
            <w:highlight w:val="yellow"/>
          </w:rPr>
          <w:t xml:space="preserve"> Brenda Cwierz</w:t>
        </w:r>
      </w:ins>
      <w:r>
        <w:rPr>
          <w:highlight w:val="yellow"/>
        </w:rPr>
        <w:br/>
      </w:r>
      <w:r w:rsidRPr="004A411E">
        <w:rPr>
          <w:highlight w:val="yellow"/>
        </w:rPr>
        <w:t xml:space="preserve">Promised Delivery Date:  </w:t>
      </w:r>
    </w:p>
    <w:p w14:paraId="0D6DD634" w14:textId="77777777" w:rsidR="00CA41CE" w:rsidRDefault="003E6474" w:rsidP="00CA41CE">
      <w:pPr>
        <w:pStyle w:val="ListParagraph"/>
        <w:numPr>
          <w:ilvl w:val="0"/>
          <w:numId w:val="22"/>
        </w:numPr>
        <w:rPr>
          <w:highlight w:val="yellow"/>
        </w:rPr>
      </w:pPr>
      <w:r w:rsidRPr="00CA41CE">
        <w:rPr>
          <w:highlight w:val="yellow"/>
        </w:rPr>
        <w:t>7/31/2018 (Only from Main Screen</w:t>
      </w:r>
      <w:r w:rsidR="00CA41CE">
        <w:rPr>
          <w:highlight w:val="yellow"/>
        </w:rPr>
        <w:t>)</w:t>
      </w:r>
    </w:p>
    <w:p w14:paraId="042C6D52" w14:textId="2E6594F6" w:rsidR="003E6474" w:rsidRPr="00CA41CE" w:rsidRDefault="00CA41CE" w:rsidP="00CA41CE">
      <w:pPr>
        <w:pStyle w:val="ListParagraph"/>
        <w:numPr>
          <w:ilvl w:val="0"/>
          <w:numId w:val="22"/>
        </w:numPr>
        <w:rPr>
          <w:highlight w:val="yellow"/>
        </w:rPr>
      </w:pPr>
      <w:r>
        <w:rPr>
          <w:highlight w:val="yellow"/>
        </w:rPr>
        <w:t>8/31/2018  (</w:t>
      </w:r>
      <w:r w:rsidR="003E6474" w:rsidRPr="00CA41CE">
        <w:rPr>
          <w:highlight w:val="yellow"/>
        </w:rPr>
        <w:t>f</w:t>
      </w:r>
      <w:r>
        <w:rPr>
          <w:highlight w:val="yellow"/>
        </w:rPr>
        <w:t>rom Upfront/Remnant View</w:t>
      </w:r>
      <w:r w:rsidR="003E6474" w:rsidRPr="00CA41CE">
        <w:rPr>
          <w:highlight w:val="yellow"/>
        </w:rPr>
        <w:t>)</w:t>
      </w:r>
    </w:p>
    <w:p w14:paraId="71B26335" w14:textId="77777777" w:rsidR="003E6474" w:rsidRDefault="003E6474" w:rsidP="003E6474">
      <w:pPr>
        <w:pStyle w:val="Heading2"/>
      </w:pPr>
      <w:bookmarkStart w:id="287" w:name="_Toc521460284"/>
      <w:r>
        <w:t>Permissions</w:t>
      </w:r>
      <w:bookmarkEnd w:id="287"/>
    </w:p>
    <w:p w14:paraId="6394D473" w14:textId="77777777" w:rsidR="003E6474" w:rsidRDefault="003E6474" w:rsidP="003E6474">
      <w:r>
        <w:t>Accessible only to LOW, MEDIUM, ADMIN users.  GENERAL Users do not have access.</w:t>
      </w:r>
    </w:p>
    <w:p w14:paraId="5FA724B4" w14:textId="77777777" w:rsidR="003E6474" w:rsidRDefault="003E6474" w:rsidP="003E6474">
      <w:r>
        <w:t xml:space="preserve">There are three ways to access Create New </w:t>
      </w:r>
      <w:commentRangeStart w:id="288"/>
      <w:r>
        <w:t>Property</w:t>
      </w:r>
      <w:commentRangeEnd w:id="288"/>
      <w:r w:rsidR="00A964A2">
        <w:rPr>
          <w:rStyle w:val="CommentReference"/>
        </w:rPr>
        <w:commentReference w:id="288"/>
      </w:r>
      <w:r>
        <w:t>:</w:t>
      </w:r>
    </w:p>
    <w:p w14:paraId="2A3800EF" w14:textId="218D058F" w:rsidR="003E6474" w:rsidRDefault="003E6474" w:rsidP="003E6474">
      <w:pPr>
        <w:rPr>
          <w:color w:val="FF0000"/>
        </w:rPr>
      </w:pPr>
      <w:r>
        <w:lastRenderedPageBreak/>
        <w:t>First is through the main screen. (</w:t>
      </w:r>
      <w:r>
        <w:fldChar w:fldCharType="begin"/>
      </w:r>
      <w:r>
        <w:instrText xml:space="preserve"> REF _Ref519414625 \h </w:instrText>
      </w:r>
      <w:r>
        <w:fldChar w:fldCharType="separate"/>
      </w:r>
      <w:r w:rsidR="00666236" w:rsidRPr="004448FF">
        <w:rPr>
          <w:sz w:val="16"/>
        </w:rPr>
        <w:t xml:space="preserve">Figure </w:t>
      </w:r>
      <w:r w:rsidR="00666236">
        <w:rPr>
          <w:noProof/>
          <w:sz w:val="16"/>
        </w:rPr>
        <w:t>10</w:t>
      </w:r>
      <w:r w:rsidR="00666236" w:rsidRPr="004448FF">
        <w:rPr>
          <w:sz w:val="16"/>
        </w:rPr>
        <w:t>.  Accessing Create New Property from the Main Screen</w:t>
      </w:r>
      <w:r w:rsidR="00666236">
        <w:rPr>
          <w:sz w:val="16"/>
        </w:rPr>
        <w:t>.</w:t>
      </w:r>
      <w:r>
        <w:fldChar w:fldCharType="end"/>
      </w:r>
      <w:r>
        <w:t xml:space="preserve">)  </w:t>
      </w:r>
      <w:commentRangeStart w:id="289"/>
      <w:r>
        <w:t>General Users will not see this icon on the main screen.</w:t>
      </w:r>
      <w:commentRangeEnd w:id="289"/>
      <w:r>
        <w:rPr>
          <w:rStyle w:val="CommentReference"/>
        </w:rPr>
        <w:commentReference w:id="289"/>
      </w:r>
      <w:r>
        <w:t xml:space="preserve"> </w:t>
      </w:r>
      <w:del w:id="290" w:author="C Pham" w:date="2018-07-25T15:14:00Z">
        <w:r w:rsidRPr="004448FF" w:rsidDel="00E106A7">
          <w:rPr>
            <w:color w:val="FF0000"/>
          </w:rPr>
          <w:delText>Could I change the wording to “Create Property” instead?  The string is too long and in lower resolution monitors, it wraps itself into two lines and doesn’t look as aesthetically pleasing.</w:delText>
        </w:r>
      </w:del>
    </w:p>
    <w:p w14:paraId="418887BF" w14:textId="55535966" w:rsidR="003E6474" w:rsidRDefault="003E6474" w:rsidP="003E6474">
      <w:r>
        <w:t>Second is through the Remnant Window (</w:t>
      </w:r>
      <w:r>
        <w:fldChar w:fldCharType="begin"/>
      </w:r>
      <w:r>
        <w:instrText xml:space="preserve"> REF _Ref519414721 \h </w:instrText>
      </w:r>
      <w:r>
        <w:fldChar w:fldCharType="separate"/>
      </w:r>
      <w:r w:rsidR="00666236" w:rsidRPr="004448FF">
        <w:rPr>
          <w:sz w:val="16"/>
        </w:rPr>
        <w:t xml:space="preserve">Figure </w:t>
      </w:r>
      <w:r w:rsidR="00666236">
        <w:rPr>
          <w:noProof/>
          <w:sz w:val="16"/>
        </w:rPr>
        <w:t>11</w:t>
      </w:r>
      <w:r w:rsidR="00666236" w:rsidRPr="004448FF">
        <w:rPr>
          <w:sz w:val="16"/>
        </w:rPr>
        <w:t xml:space="preserve">.  Accessing </w:t>
      </w:r>
      <w:r w:rsidR="00666236">
        <w:rPr>
          <w:sz w:val="16"/>
        </w:rPr>
        <w:t>“</w:t>
      </w:r>
      <w:r w:rsidR="00666236" w:rsidRPr="004448FF">
        <w:rPr>
          <w:sz w:val="16"/>
        </w:rPr>
        <w:t xml:space="preserve">Create </w:t>
      </w:r>
      <w:r w:rsidR="00666236">
        <w:rPr>
          <w:sz w:val="16"/>
        </w:rPr>
        <w:t xml:space="preserve">New </w:t>
      </w:r>
      <w:r w:rsidR="00666236" w:rsidRPr="004448FF">
        <w:rPr>
          <w:sz w:val="16"/>
        </w:rPr>
        <w:t>Property</w:t>
      </w:r>
      <w:r w:rsidR="00666236">
        <w:rPr>
          <w:sz w:val="16"/>
        </w:rPr>
        <w:t>”</w:t>
      </w:r>
      <w:r w:rsidR="00666236" w:rsidRPr="004448FF">
        <w:rPr>
          <w:sz w:val="16"/>
        </w:rPr>
        <w:t xml:space="preserve"> from Remnant Screen</w:t>
      </w:r>
      <w:r>
        <w:fldChar w:fldCharType="end"/>
      </w:r>
      <w:r>
        <w:t xml:space="preserve">).  This button should not be visible to General Users.  </w:t>
      </w:r>
    </w:p>
    <w:p w14:paraId="687E8239" w14:textId="6E3CE11D" w:rsidR="00666236" w:rsidDel="00E106A7" w:rsidRDefault="003E6474">
      <w:pPr>
        <w:rPr>
          <w:del w:id="291" w:author="C Pham" w:date="2018-07-25T15:14:00Z"/>
          <w:sz w:val="16"/>
        </w:rPr>
        <w:pPrChange w:id="292" w:author="C Pham" w:date="2018-07-25T15:14:00Z">
          <w:pPr>
            <w:pStyle w:val="Caption"/>
            <w:keepNext/>
          </w:pPr>
        </w:pPrChange>
      </w:pPr>
      <w:r>
        <w:t>Third is through the Upfront Window (</w:t>
      </w:r>
      <w:r>
        <w:fldChar w:fldCharType="begin"/>
      </w:r>
      <w:r>
        <w:instrText xml:space="preserve"> REF _Ref519414779 \h </w:instrText>
      </w:r>
      <w:r w:rsidR="00E106A7">
        <w:instrText xml:space="preserve"> \* MERGEFORMAT </w:instrText>
      </w:r>
      <w:r>
        <w:fldChar w:fldCharType="separate"/>
      </w:r>
    </w:p>
    <w:p w14:paraId="5856BD6A" w14:textId="77777777" w:rsidR="00666236" w:rsidDel="00E106A7" w:rsidRDefault="00666236">
      <w:pPr>
        <w:rPr>
          <w:del w:id="293" w:author="C Pham" w:date="2018-07-25T15:14:00Z"/>
          <w:sz w:val="16"/>
        </w:rPr>
        <w:pPrChange w:id="294" w:author="C Pham" w:date="2018-07-25T15:14:00Z">
          <w:pPr>
            <w:pStyle w:val="Caption"/>
            <w:keepNext/>
          </w:pPr>
        </w:pPrChange>
      </w:pPr>
    </w:p>
    <w:p w14:paraId="2DCC89B2" w14:textId="0FD0253E" w:rsidR="003E6474" w:rsidRDefault="00666236" w:rsidP="00E106A7">
      <w:r w:rsidRPr="004448FF">
        <w:rPr>
          <w:sz w:val="16"/>
        </w:rPr>
        <w:t xml:space="preserve">Figure </w:t>
      </w:r>
      <w:r>
        <w:rPr>
          <w:noProof/>
          <w:sz w:val="16"/>
        </w:rPr>
        <w:t>12</w:t>
      </w:r>
      <w:r w:rsidRPr="004448FF">
        <w:rPr>
          <w:sz w:val="16"/>
        </w:rPr>
        <w:t>.  Accessing "Create New Property" from Upfront Screen</w:t>
      </w:r>
      <w:r w:rsidR="003E6474">
        <w:fldChar w:fldCharType="end"/>
      </w:r>
      <w:r w:rsidR="003E6474">
        <w:t xml:space="preserve">).  This button should not be visible to General Users.  </w:t>
      </w:r>
    </w:p>
    <w:p w14:paraId="1ACB4D4E" w14:textId="77777777" w:rsidR="003E6474" w:rsidRDefault="003E6474" w:rsidP="003E6474">
      <w:r>
        <w:t>NOTE:  From the remnant and upfront windows, the “Create New Property” dialog will be pre-populated with information.  This will be discussed in detail later.</w:t>
      </w:r>
    </w:p>
    <w:p w14:paraId="11233B54" w14:textId="539E68B2" w:rsidR="003E6474" w:rsidRPr="004448FF" w:rsidRDefault="003E6474" w:rsidP="003E6474">
      <w:pPr>
        <w:pStyle w:val="Caption"/>
        <w:keepNext/>
        <w:rPr>
          <w:color w:val="FF0000"/>
          <w:sz w:val="16"/>
        </w:rPr>
      </w:pPr>
      <w:bookmarkStart w:id="295" w:name="_Ref519414625"/>
      <w:bookmarkStart w:id="296" w:name="_Ref519414578"/>
      <w:r w:rsidRPr="004448FF">
        <w:rPr>
          <w:sz w:val="16"/>
        </w:rPr>
        <w:t xml:space="preserve">Figure </w:t>
      </w:r>
      <w:r w:rsidR="001F20CF">
        <w:rPr>
          <w:sz w:val="16"/>
        </w:rPr>
        <w:fldChar w:fldCharType="begin"/>
      </w:r>
      <w:r w:rsidR="001F20CF">
        <w:rPr>
          <w:sz w:val="16"/>
        </w:rPr>
        <w:instrText xml:space="preserve"> SEQ Figure \* ARABIC </w:instrText>
      </w:r>
      <w:r w:rsidR="001F20CF">
        <w:rPr>
          <w:sz w:val="16"/>
        </w:rPr>
        <w:fldChar w:fldCharType="separate"/>
      </w:r>
      <w:r w:rsidR="00246890">
        <w:rPr>
          <w:noProof/>
          <w:sz w:val="16"/>
        </w:rPr>
        <w:t>10</w:t>
      </w:r>
      <w:r w:rsidR="001F20CF">
        <w:rPr>
          <w:sz w:val="16"/>
        </w:rPr>
        <w:fldChar w:fldCharType="end"/>
      </w:r>
      <w:r w:rsidRPr="004448FF">
        <w:rPr>
          <w:sz w:val="16"/>
        </w:rPr>
        <w:t>.  Accessing Create New Property from the Main Screen</w:t>
      </w:r>
      <w:r>
        <w:rPr>
          <w:sz w:val="16"/>
        </w:rPr>
        <w:t>.</w:t>
      </w:r>
      <w:bookmarkEnd w:id="295"/>
      <w:r>
        <w:rPr>
          <w:sz w:val="16"/>
        </w:rPr>
        <w:t xml:space="preserve">  </w:t>
      </w:r>
      <w:bookmarkEnd w:id="296"/>
    </w:p>
    <w:p w14:paraId="0FA7B0D4" w14:textId="77777777" w:rsidR="003E6474" w:rsidRDefault="003E6474" w:rsidP="003E6474">
      <w:pPr>
        <w:keepNext/>
      </w:pPr>
      <w:r>
        <w:rPr>
          <w:noProof/>
          <w:lang w:eastAsia="en-US"/>
        </w:rPr>
        <w:drawing>
          <wp:inline distT="0" distB="0" distL="0" distR="0" wp14:anchorId="2F37680B" wp14:editId="7B9F3C38">
            <wp:extent cx="3549770" cy="32243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0230" cy="3252042"/>
                    </a:xfrm>
                    <a:prstGeom prst="rect">
                      <a:avLst/>
                    </a:prstGeom>
                  </pic:spPr>
                </pic:pic>
              </a:graphicData>
            </a:graphic>
          </wp:inline>
        </w:drawing>
      </w:r>
    </w:p>
    <w:p w14:paraId="378F57AC" w14:textId="77777777" w:rsidR="003E6474" w:rsidRDefault="003E6474" w:rsidP="003E6474"/>
    <w:p w14:paraId="0461626F" w14:textId="77777777" w:rsidR="003E6474" w:rsidRPr="00DB1744" w:rsidRDefault="003E6474" w:rsidP="003E6474"/>
    <w:p w14:paraId="33620ADF" w14:textId="122C13F4" w:rsidR="003E6474" w:rsidRPr="004448FF" w:rsidRDefault="003E6474" w:rsidP="003E6474">
      <w:pPr>
        <w:pStyle w:val="Caption"/>
        <w:keepNext/>
        <w:rPr>
          <w:sz w:val="16"/>
        </w:rPr>
      </w:pPr>
      <w:bookmarkStart w:id="297" w:name="_Ref519414721"/>
      <w:r w:rsidRPr="004448FF">
        <w:rPr>
          <w:sz w:val="16"/>
        </w:rPr>
        <w:lastRenderedPageBreak/>
        <w:t xml:space="preserve">Figure </w:t>
      </w:r>
      <w:r w:rsidR="001F20CF">
        <w:rPr>
          <w:sz w:val="16"/>
        </w:rPr>
        <w:fldChar w:fldCharType="begin"/>
      </w:r>
      <w:r w:rsidR="001F20CF">
        <w:rPr>
          <w:sz w:val="16"/>
        </w:rPr>
        <w:instrText xml:space="preserve"> SEQ Figure \* ARABIC </w:instrText>
      </w:r>
      <w:r w:rsidR="001F20CF">
        <w:rPr>
          <w:sz w:val="16"/>
        </w:rPr>
        <w:fldChar w:fldCharType="separate"/>
      </w:r>
      <w:r w:rsidR="00246890">
        <w:rPr>
          <w:noProof/>
          <w:sz w:val="16"/>
        </w:rPr>
        <w:t>11</w:t>
      </w:r>
      <w:r w:rsidR="001F20CF">
        <w:rPr>
          <w:sz w:val="16"/>
        </w:rPr>
        <w:fldChar w:fldCharType="end"/>
      </w:r>
      <w:r w:rsidRPr="004448FF">
        <w:rPr>
          <w:sz w:val="16"/>
        </w:rPr>
        <w:t xml:space="preserve">.  Accessing </w:t>
      </w:r>
      <w:r>
        <w:rPr>
          <w:sz w:val="16"/>
        </w:rPr>
        <w:t>“</w:t>
      </w:r>
      <w:r w:rsidRPr="004448FF">
        <w:rPr>
          <w:sz w:val="16"/>
        </w:rPr>
        <w:t xml:space="preserve">Create </w:t>
      </w:r>
      <w:r>
        <w:rPr>
          <w:sz w:val="16"/>
        </w:rPr>
        <w:t xml:space="preserve">New </w:t>
      </w:r>
      <w:r w:rsidRPr="004448FF">
        <w:rPr>
          <w:sz w:val="16"/>
        </w:rPr>
        <w:t>Property</w:t>
      </w:r>
      <w:r>
        <w:rPr>
          <w:sz w:val="16"/>
        </w:rPr>
        <w:t>”</w:t>
      </w:r>
      <w:r w:rsidRPr="004448FF">
        <w:rPr>
          <w:sz w:val="16"/>
        </w:rPr>
        <w:t xml:space="preserve"> from Remnant Screen</w:t>
      </w:r>
      <w:bookmarkEnd w:id="297"/>
    </w:p>
    <w:p w14:paraId="5347DD2F" w14:textId="77777777" w:rsidR="003E6474" w:rsidRDefault="003E6474" w:rsidP="003E6474">
      <w:pPr>
        <w:keepNext/>
      </w:pPr>
      <w:r>
        <w:rPr>
          <w:noProof/>
          <w:lang w:eastAsia="en-US"/>
        </w:rPr>
        <w:drawing>
          <wp:inline distT="0" distB="0" distL="0" distR="0" wp14:anchorId="33114826" wp14:editId="39099DEB">
            <wp:extent cx="3657600" cy="2727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8461" cy="2728602"/>
                    </a:xfrm>
                    <a:prstGeom prst="rect">
                      <a:avLst/>
                    </a:prstGeom>
                  </pic:spPr>
                </pic:pic>
              </a:graphicData>
            </a:graphic>
          </wp:inline>
        </w:drawing>
      </w:r>
    </w:p>
    <w:p w14:paraId="06FD3B8E" w14:textId="77777777" w:rsidR="003E6474" w:rsidRDefault="003E6474" w:rsidP="003E6474">
      <w:pPr>
        <w:pStyle w:val="Caption"/>
        <w:keepNext/>
        <w:rPr>
          <w:sz w:val="16"/>
        </w:rPr>
      </w:pPr>
      <w:bookmarkStart w:id="298" w:name="_Ref519414779"/>
    </w:p>
    <w:p w14:paraId="3BE26425" w14:textId="77777777" w:rsidR="003E6474" w:rsidRDefault="003E6474" w:rsidP="003E6474">
      <w:pPr>
        <w:pStyle w:val="Caption"/>
        <w:keepNext/>
        <w:rPr>
          <w:sz w:val="16"/>
        </w:rPr>
      </w:pPr>
    </w:p>
    <w:p w14:paraId="7728A3B3" w14:textId="78A2C482" w:rsidR="003E6474" w:rsidRPr="004448FF" w:rsidRDefault="003E6474" w:rsidP="003E6474">
      <w:pPr>
        <w:pStyle w:val="Caption"/>
        <w:keepNext/>
        <w:rPr>
          <w:sz w:val="16"/>
        </w:rPr>
      </w:pPr>
      <w:r w:rsidRPr="004448FF">
        <w:rPr>
          <w:sz w:val="16"/>
        </w:rPr>
        <w:t xml:space="preserve">Figure </w:t>
      </w:r>
      <w:r w:rsidR="001F20CF">
        <w:rPr>
          <w:sz w:val="16"/>
        </w:rPr>
        <w:fldChar w:fldCharType="begin"/>
      </w:r>
      <w:r w:rsidR="001F20CF">
        <w:rPr>
          <w:sz w:val="16"/>
        </w:rPr>
        <w:instrText xml:space="preserve"> SEQ Figure \* ARABIC </w:instrText>
      </w:r>
      <w:r w:rsidR="001F20CF">
        <w:rPr>
          <w:sz w:val="16"/>
        </w:rPr>
        <w:fldChar w:fldCharType="separate"/>
      </w:r>
      <w:r w:rsidR="00246890">
        <w:rPr>
          <w:noProof/>
          <w:sz w:val="16"/>
        </w:rPr>
        <w:t>12</w:t>
      </w:r>
      <w:r w:rsidR="001F20CF">
        <w:rPr>
          <w:sz w:val="16"/>
        </w:rPr>
        <w:fldChar w:fldCharType="end"/>
      </w:r>
      <w:r w:rsidRPr="004448FF">
        <w:rPr>
          <w:sz w:val="16"/>
        </w:rPr>
        <w:t>.  Accessing "Create New Property" from Upfront Screen</w:t>
      </w:r>
      <w:bookmarkEnd w:id="298"/>
    </w:p>
    <w:p w14:paraId="6D1CF612" w14:textId="77777777" w:rsidR="003E6474" w:rsidRDefault="003E6474" w:rsidP="003E6474">
      <w:pPr>
        <w:keepNext/>
      </w:pPr>
      <w:r>
        <w:rPr>
          <w:noProof/>
          <w:lang w:eastAsia="en-US"/>
        </w:rPr>
        <w:drawing>
          <wp:inline distT="0" distB="0" distL="0" distR="0" wp14:anchorId="40FC0F1F" wp14:editId="20DCEE6E">
            <wp:extent cx="3592202" cy="2764766"/>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13" cy="2770316"/>
                    </a:xfrm>
                    <a:prstGeom prst="rect">
                      <a:avLst/>
                    </a:prstGeom>
                  </pic:spPr>
                </pic:pic>
              </a:graphicData>
            </a:graphic>
          </wp:inline>
        </w:drawing>
      </w:r>
    </w:p>
    <w:p w14:paraId="0B190E0C" w14:textId="77777777" w:rsidR="003E6474" w:rsidRDefault="003E6474" w:rsidP="003E6474">
      <w:pPr>
        <w:pStyle w:val="Heading2"/>
      </w:pPr>
      <w:bookmarkStart w:id="299" w:name="_Toc521460285"/>
      <w:r>
        <w:t>User Interface</w:t>
      </w:r>
      <w:bookmarkEnd w:id="299"/>
    </w:p>
    <w:p w14:paraId="5B3C9F6D" w14:textId="4803EF9C" w:rsidR="003E6474" w:rsidRPr="004C0FD6" w:rsidRDefault="003E6474" w:rsidP="003E6474">
      <w:pPr>
        <w:pStyle w:val="Caption"/>
        <w:keepNext/>
        <w:rPr>
          <w:sz w:val="16"/>
        </w:rPr>
      </w:pPr>
      <w:r w:rsidRPr="004C0FD6">
        <w:rPr>
          <w:sz w:val="16"/>
        </w:rPr>
        <w:lastRenderedPageBreak/>
        <w:t xml:space="preserve">Figure </w:t>
      </w:r>
      <w:r w:rsidR="001F20CF">
        <w:rPr>
          <w:sz w:val="16"/>
        </w:rPr>
        <w:fldChar w:fldCharType="begin"/>
      </w:r>
      <w:r w:rsidR="001F20CF">
        <w:rPr>
          <w:sz w:val="16"/>
        </w:rPr>
        <w:instrText xml:space="preserve"> SEQ Figure \* ARABIC </w:instrText>
      </w:r>
      <w:r w:rsidR="001F20CF">
        <w:rPr>
          <w:sz w:val="16"/>
        </w:rPr>
        <w:fldChar w:fldCharType="separate"/>
      </w:r>
      <w:r w:rsidR="00246890">
        <w:rPr>
          <w:noProof/>
          <w:sz w:val="16"/>
        </w:rPr>
        <w:t>13</w:t>
      </w:r>
      <w:r w:rsidR="001F20CF">
        <w:rPr>
          <w:sz w:val="16"/>
        </w:rPr>
        <w:fldChar w:fldCharType="end"/>
      </w:r>
      <w:r w:rsidRPr="004C0FD6">
        <w:rPr>
          <w:sz w:val="16"/>
        </w:rPr>
        <w:t>.  Create New Property</w:t>
      </w:r>
    </w:p>
    <w:p w14:paraId="3FBCF3DC" w14:textId="77777777" w:rsidR="003E6474" w:rsidRDefault="003E6474" w:rsidP="003E6474">
      <w:pPr>
        <w:keepNext/>
      </w:pPr>
      <w:r>
        <w:rPr>
          <w:noProof/>
          <w:lang w:eastAsia="en-US"/>
        </w:rPr>
        <w:drawing>
          <wp:inline distT="0" distB="0" distL="0" distR="0" wp14:anchorId="56B3C774" wp14:editId="49F790A5">
            <wp:extent cx="5943600" cy="36137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13785"/>
                    </a:xfrm>
                    <a:prstGeom prst="rect">
                      <a:avLst/>
                    </a:prstGeom>
                  </pic:spPr>
                </pic:pic>
              </a:graphicData>
            </a:graphic>
          </wp:inline>
        </w:drawing>
      </w:r>
    </w:p>
    <w:p w14:paraId="13EA246E" w14:textId="77777777" w:rsidR="006C1AC1" w:rsidRDefault="006C1AC1" w:rsidP="003E6474">
      <w:pPr>
        <w:pStyle w:val="Heading3"/>
      </w:pPr>
      <w:bookmarkStart w:id="300" w:name="_Toc521460286"/>
      <w:r>
        <w:t>country</w:t>
      </w:r>
      <w:bookmarkEnd w:id="300"/>
    </w:p>
    <w:p w14:paraId="7C93C35F" w14:textId="6077C1AD" w:rsidR="006C1AC1" w:rsidRDefault="006C1AC1" w:rsidP="006C1AC1">
      <w:r>
        <w:t>Initial State</w:t>
      </w:r>
    </w:p>
    <w:p w14:paraId="464EF969" w14:textId="77777777" w:rsidR="006C1AC1" w:rsidRDefault="006C1AC1" w:rsidP="006057B2">
      <w:pPr>
        <w:pStyle w:val="ListParagraph"/>
        <w:numPr>
          <w:ilvl w:val="0"/>
          <w:numId w:val="22"/>
        </w:numPr>
      </w:pPr>
      <w:commentRangeStart w:id="301"/>
      <w:r>
        <w:t>Populate</w:t>
      </w:r>
      <w:commentRangeEnd w:id="301"/>
      <w:r>
        <w:rPr>
          <w:rStyle w:val="CommentReference"/>
        </w:rPr>
        <w:commentReference w:id="301"/>
      </w:r>
      <w:r>
        <w:t xml:space="preserve"> with user’s country associations.  </w:t>
      </w:r>
    </w:p>
    <w:p w14:paraId="675A33A4" w14:textId="77777777" w:rsidR="006C1AC1" w:rsidRDefault="006C1AC1" w:rsidP="006057B2">
      <w:pPr>
        <w:pStyle w:val="ListParagraph"/>
        <w:numPr>
          <w:ilvl w:val="1"/>
          <w:numId w:val="22"/>
        </w:numPr>
      </w:pPr>
      <w:r>
        <w:t xml:space="preserve">If both, select US.  </w:t>
      </w:r>
    </w:p>
    <w:p w14:paraId="3FBD195F" w14:textId="77777777" w:rsidR="006C1AC1" w:rsidRDefault="006C1AC1" w:rsidP="006057B2">
      <w:pPr>
        <w:pStyle w:val="ListParagraph"/>
        <w:numPr>
          <w:ilvl w:val="1"/>
          <w:numId w:val="22"/>
        </w:numPr>
      </w:pPr>
      <w:r>
        <w:t xml:space="preserve">If only US, select US.  </w:t>
      </w:r>
    </w:p>
    <w:p w14:paraId="4BBB033B" w14:textId="5483305F" w:rsidR="006C1AC1" w:rsidRDefault="006C1AC1" w:rsidP="006057B2">
      <w:pPr>
        <w:pStyle w:val="ListParagraph"/>
        <w:numPr>
          <w:ilvl w:val="1"/>
          <w:numId w:val="22"/>
        </w:numPr>
      </w:pPr>
      <w:r>
        <w:t>In only CA, select CA</w:t>
      </w:r>
    </w:p>
    <w:p w14:paraId="5F5E319A" w14:textId="492F5880" w:rsidR="006C1AC1" w:rsidRDefault="006C1AC1" w:rsidP="008A5D04">
      <w:pPr>
        <w:pStyle w:val="Heading3"/>
      </w:pPr>
      <w:bookmarkStart w:id="302" w:name="_Toc521460287"/>
      <w:r>
        <w:t>Plan Year</w:t>
      </w:r>
      <w:bookmarkEnd w:id="302"/>
    </w:p>
    <w:p w14:paraId="38630296" w14:textId="74B8B4DB" w:rsidR="006C1AC1" w:rsidRPr="002C555E" w:rsidRDefault="006C1AC1" w:rsidP="006C1AC1">
      <w:pPr>
        <w:rPr>
          <w:u w:val="single"/>
        </w:rPr>
      </w:pPr>
      <w:r w:rsidRPr="002C555E">
        <w:rPr>
          <w:u w:val="single"/>
        </w:rPr>
        <w:t>Initial State</w:t>
      </w:r>
      <w:r w:rsidR="00993FFC">
        <w:rPr>
          <w:u w:val="single"/>
        </w:rPr>
        <w:t xml:space="preserve"> (from Main Screen)</w:t>
      </w:r>
    </w:p>
    <w:p w14:paraId="47E384B4" w14:textId="3D7A0BAF" w:rsidR="006C1AC1" w:rsidRDefault="006C1AC1" w:rsidP="006057B2">
      <w:pPr>
        <w:pStyle w:val="ListParagraph"/>
        <w:numPr>
          <w:ilvl w:val="0"/>
          <w:numId w:val="22"/>
        </w:numPr>
      </w:pPr>
      <w:commentRangeStart w:id="303"/>
      <w:r>
        <w:t xml:space="preserve">Populate with </w:t>
      </w:r>
      <w:r w:rsidR="008A5D04">
        <w:t>unique plan years</w:t>
      </w:r>
      <w:commentRangeEnd w:id="303"/>
      <w:r w:rsidR="008A5D04">
        <w:rPr>
          <w:rStyle w:val="CommentReference"/>
        </w:rPr>
        <w:commentReference w:id="303"/>
      </w:r>
    </w:p>
    <w:p w14:paraId="683D5772" w14:textId="14509A4A" w:rsidR="00993FFC" w:rsidRDefault="00993FFC" w:rsidP="006057B2">
      <w:pPr>
        <w:pStyle w:val="ListParagraph"/>
        <w:numPr>
          <w:ilvl w:val="0"/>
          <w:numId w:val="22"/>
        </w:numPr>
      </w:pPr>
      <w:r>
        <w:t>No default value</w:t>
      </w:r>
    </w:p>
    <w:p w14:paraId="6CFF305D" w14:textId="2FEDC772" w:rsidR="00993FFC" w:rsidRDefault="00993FFC" w:rsidP="00993FFC">
      <w:pPr>
        <w:rPr>
          <w:u w:val="single"/>
        </w:rPr>
      </w:pPr>
      <w:commentRangeStart w:id="304"/>
      <w:r>
        <w:rPr>
          <w:u w:val="single"/>
        </w:rPr>
        <w:t>Initial State (from Upfront/Remnant View)</w:t>
      </w:r>
      <w:commentRangeEnd w:id="304"/>
      <w:r>
        <w:rPr>
          <w:rStyle w:val="CommentReference"/>
        </w:rPr>
        <w:commentReference w:id="304"/>
      </w:r>
    </w:p>
    <w:p w14:paraId="50092413" w14:textId="74A5D0BF" w:rsidR="00993FFC" w:rsidRPr="00993FFC" w:rsidRDefault="00993FFC" w:rsidP="007B016D">
      <w:pPr>
        <w:pStyle w:val="ListParagraph"/>
        <w:numPr>
          <w:ilvl w:val="0"/>
          <w:numId w:val="41"/>
        </w:numPr>
        <w:rPr>
          <w:u w:val="single"/>
        </w:rPr>
      </w:pPr>
      <w:r>
        <w:t>Populate with year from current upfront/remnant</w:t>
      </w:r>
    </w:p>
    <w:p w14:paraId="562B117C" w14:textId="5467A2F4" w:rsidR="002C555E" w:rsidRPr="002C555E" w:rsidRDefault="002C555E" w:rsidP="002C555E">
      <w:pPr>
        <w:rPr>
          <w:u w:val="single"/>
        </w:rPr>
      </w:pPr>
      <w:r w:rsidRPr="002C555E">
        <w:rPr>
          <w:u w:val="single"/>
        </w:rPr>
        <w:t>On Change Selection</w:t>
      </w:r>
      <w:r w:rsidR="00993FFC">
        <w:rPr>
          <w:u w:val="single"/>
        </w:rPr>
        <w:t xml:space="preserve"> (from Main Screen)</w:t>
      </w:r>
    </w:p>
    <w:p w14:paraId="549DAD70" w14:textId="793EF1DA" w:rsidR="002C555E" w:rsidRDefault="002C555E" w:rsidP="006057B2">
      <w:pPr>
        <w:pStyle w:val="ListParagraph"/>
        <w:numPr>
          <w:ilvl w:val="0"/>
          <w:numId w:val="22"/>
        </w:numPr>
      </w:pPr>
      <w:commentRangeStart w:id="305"/>
      <w:r>
        <w:t>Populate Quarter</w:t>
      </w:r>
      <w:commentRangeEnd w:id="305"/>
      <w:r>
        <w:rPr>
          <w:rStyle w:val="CommentReference"/>
        </w:rPr>
        <w:commentReference w:id="305"/>
      </w:r>
    </w:p>
    <w:p w14:paraId="01EB5D04" w14:textId="764CCE3E" w:rsidR="002C555E" w:rsidRDefault="002C555E" w:rsidP="006057B2">
      <w:pPr>
        <w:pStyle w:val="ListParagraph"/>
        <w:numPr>
          <w:ilvl w:val="0"/>
          <w:numId w:val="22"/>
        </w:numPr>
      </w:pPr>
      <w:commentRangeStart w:id="306"/>
      <w:r>
        <w:t>Populate Networks</w:t>
      </w:r>
      <w:commentRangeEnd w:id="306"/>
      <w:r>
        <w:rPr>
          <w:rStyle w:val="CommentReference"/>
        </w:rPr>
        <w:commentReference w:id="306"/>
      </w:r>
    </w:p>
    <w:p w14:paraId="09BCBC6C" w14:textId="77777777" w:rsidR="00E106A7" w:rsidRDefault="002C555E" w:rsidP="008A4D79">
      <w:pPr>
        <w:pStyle w:val="ListParagraph"/>
        <w:numPr>
          <w:ilvl w:val="0"/>
          <w:numId w:val="22"/>
        </w:numPr>
        <w:rPr>
          <w:ins w:id="307" w:author="C Pham" w:date="2018-07-25T15:18:00Z"/>
        </w:rPr>
      </w:pPr>
      <w:commentRangeStart w:id="308"/>
      <w:r>
        <w:lastRenderedPageBreak/>
        <w:t>Default to</w:t>
      </w:r>
      <w:ins w:id="309" w:author="C Pham" w:date="2018-07-25T15:18:00Z">
        <w:r w:rsidR="00E106A7">
          <w:t xml:space="preserve"> Status to BUY</w:t>
        </w:r>
      </w:ins>
      <w:del w:id="310" w:author="C Pham" w:date="2018-07-25T15:17:00Z">
        <w:r w:rsidDel="00E106A7">
          <w:delText xml:space="preserve"> “Do Not Buy Type”</w:delText>
        </w:r>
        <w:commentRangeEnd w:id="308"/>
        <w:r w:rsidDel="00E106A7">
          <w:rPr>
            <w:rStyle w:val="CommentReference"/>
          </w:rPr>
          <w:commentReference w:id="308"/>
        </w:r>
        <w:r w:rsidDel="00E106A7">
          <w:delText xml:space="preserve"> </w:delText>
        </w:r>
      </w:del>
      <w:del w:id="311" w:author="C Pham" w:date="2018-07-25T15:18:00Z">
        <w:r w:rsidDel="00E106A7">
          <w:delText>(Status)</w:delText>
        </w:r>
      </w:del>
      <w:r>
        <w:t xml:space="preserve">.  </w:t>
      </w:r>
    </w:p>
    <w:p w14:paraId="18A43DB6" w14:textId="7303BB92" w:rsidR="008A4D79" w:rsidRPr="00993FFC" w:rsidRDefault="00E106A7">
      <w:pPr>
        <w:pPrChange w:id="312" w:author="C Pham" w:date="2018-07-25T15:18:00Z">
          <w:pPr>
            <w:pStyle w:val="ListParagraph"/>
            <w:numPr>
              <w:numId w:val="22"/>
            </w:numPr>
            <w:ind w:hanging="360"/>
          </w:pPr>
        </w:pPrChange>
      </w:pPr>
      <w:ins w:id="313" w:author="C Pham" w:date="2018-07-25T15:18:00Z">
        <w:r w:rsidRPr="00E106A7">
          <w:rPr>
            <w:rPrChange w:id="314" w:author="C Pham" w:date="2018-07-25T15:19:00Z">
              <w:rPr>
                <w:color w:val="FF0000"/>
              </w:rPr>
            </w:rPrChange>
          </w:rPr>
          <w:t>(Brenda 7/25/18) For the sake of clarity, we can change the attribute of DoNotBuyType to Status</w:t>
        </w:r>
      </w:ins>
      <w:del w:id="315" w:author="C Pham" w:date="2018-07-25T15:18:00Z">
        <w:r w:rsidR="002C555E" w:rsidRPr="00E106A7" w:rsidDel="00E106A7">
          <w:rPr>
            <w:color w:val="FF0000"/>
            <w:rPrChange w:id="316" w:author="C Pham" w:date="2018-07-25T15:18:00Z">
              <w:rPr/>
            </w:rPrChange>
          </w:rPr>
          <w:delText xml:space="preserve">The status drop down is re-populated again.  Not sure if this is necessary.  I will not do this unless necessary.  My question is if you know of any instance where a “Do Not Buy Type” will not appear in the drop down? </w:delText>
        </w:r>
      </w:del>
    </w:p>
    <w:p w14:paraId="3DFC2053" w14:textId="547FA2A0" w:rsidR="00993FFC" w:rsidRPr="00993FFC" w:rsidRDefault="00993FFC" w:rsidP="00993FFC">
      <w:pPr>
        <w:rPr>
          <w:u w:val="single"/>
        </w:rPr>
      </w:pPr>
      <w:r w:rsidRPr="00993FFC">
        <w:rPr>
          <w:u w:val="single"/>
        </w:rPr>
        <w:t>On Change Selection (from Upfront/Remnant View)</w:t>
      </w:r>
    </w:p>
    <w:p w14:paraId="503D234A" w14:textId="1FDA8499" w:rsidR="00993FFC" w:rsidRPr="00993FFC" w:rsidRDefault="00993FFC" w:rsidP="007B016D">
      <w:pPr>
        <w:pStyle w:val="ListParagraph"/>
        <w:numPr>
          <w:ilvl w:val="0"/>
          <w:numId w:val="42"/>
        </w:numPr>
      </w:pPr>
      <w:r>
        <w:t>Changing selection is not an option.</w:t>
      </w:r>
    </w:p>
    <w:p w14:paraId="26E35FAE" w14:textId="77777777" w:rsidR="00993FFC" w:rsidRPr="00993FFC" w:rsidRDefault="00993FFC" w:rsidP="00993FFC"/>
    <w:p w14:paraId="7D9F455C" w14:textId="0832A113" w:rsidR="008A5D04" w:rsidRDefault="008A5D04" w:rsidP="002C555E">
      <w:pPr>
        <w:pStyle w:val="Heading3"/>
      </w:pPr>
      <w:bookmarkStart w:id="317" w:name="_Toc521460288"/>
      <w:r>
        <w:t>Quarter</w:t>
      </w:r>
      <w:bookmarkEnd w:id="317"/>
    </w:p>
    <w:p w14:paraId="0EA26CBF" w14:textId="19E926E6" w:rsidR="008A5D04" w:rsidRPr="002C555E" w:rsidRDefault="008A5D04" w:rsidP="008A5D04">
      <w:pPr>
        <w:rPr>
          <w:u w:val="single"/>
        </w:rPr>
      </w:pPr>
      <w:r w:rsidRPr="002C555E">
        <w:rPr>
          <w:u w:val="single"/>
        </w:rPr>
        <w:t>Initial State</w:t>
      </w:r>
      <w:r w:rsidR="00575BEB">
        <w:rPr>
          <w:u w:val="single"/>
        </w:rPr>
        <w:t xml:space="preserve"> (from Main Screen)</w:t>
      </w:r>
    </w:p>
    <w:p w14:paraId="323513BD" w14:textId="1415364F" w:rsidR="008A5D04" w:rsidRDefault="008A5D04" w:rsidP="006057B2">
      <w:pPr>
        <w:pStyle w:val="ListParagraph"/>
        <w:numPr>
          <w:ilvl w:val="0"/>
          <w:numId w:val="22"/>
        </w:numPr>
      </w:pPr>
      <w:r>
        <w:t>Not populated</w:t>
      </w:r>
    </w:p>
    <w:p w14:paraId="57F2AE4A" w14:textId="52439263" w:rsidR="008A5D04" w:rsidRDefault="008A5D04" w:rsidP="006057B2">
      <w:pPr>
        <w:pStyle w:val="ListParagraph"/>
        <w:numPr>
          <w:ilvl w:val="0"/>
          <w:numId w:val="22"/>
        </w:numPr>
      </w:pPr>
      <w:r>
        <w:t>Disabled</w:t>
      </w:r>
    </w:p>
    <w:p w14:paraId="2085FB81" w14:textId="5918ADCD" w:rsidR="00575BEB" w:rsidRDefault="00575BEB" w:rsidP="00575BEB">
      <w:r>
        <w:t>Initial State (from Upfront/Remnant View)</w:t>
      </w:r>
    </w:p>
    <w:p w14:paraId="405A0904" w14:textId="5A548C61" w:rsidR="00575BEB" w:rsidRDefault="00575BEB" w:rsidP="007B016D">
      <w:pPr>
        <w:pStyle w:val="ListParagraph"/>
        <w:numPr>
          <w:ilvl w:val="0"/>
          <w:numId w:val="43"/>
        </w:numPr>
      </w:pPr>
      <w:r>
        <w:t>Populated only with quarter used by current Upfront/Remnant</w:t>
      </w:r>
    </w:p>
    <w:p w14:paraId="1D375436" w14:textId="113EA1D3" w:rsidR="003E2474" w:rsidRPr="003E2474" w:rsidRDefault="003E2474" w:rsidP="003E2474">
      <w:pPr>
        <w:rPr>
          <w:u w:val="single"/>
        </w:rPr>
      </w:pPr>
      <w:r w:rsidRPr="003E2474">
        <w:rPr>
          <w:u w:val="single"/>
        </w:rPr>
        <w:t>On Change Selection</w:t>
      </w:r>
      <w:r w:rsidR="00575BEB">
        <w:rPr>
          <w:u w:val="single"/>
        </w:rPr>
        <w:t xml:space="preserve"> (from Main Screen)</w:t>
      </w:r>
    </w:p>
    <w:p w14:paraId="7B65C144" w14:textId="7B32C917" w:rsidR="003E2474" w:rsidRDefault="003E2474" w:rsidP="006057B2">
      <w:pPr>
        <w:pStyle w:val="ListParagraph"/>
        <w:numPr>
          <w:ilvl w:val="0"/>
          <w:numId w:val="36"/>
        </w:numPr>
      </w:pPr>
      <w:commentRangeStart w:id="318"/>
      <w:r>
        <w:t>Populate Effective Dates</w:t>
      </w:r>
      <w:commentRangeEnd w:id="318"/>
      <w:r>
        <w:rPr>
          <w:rStyle w:val="CommentReference"/>
        </w:rPr>
        <w:commentReference w:id="318"/>
      </w:r>
      <w:r>
        <w:t xml:space="preserve"> based on Quarter</w:t>
      </w:r>
    </w:p>
    <w:p w14:paraId="451AD25E" w14:textId="2D14349A" w:rsidR="003E2474" w:rsidRDefault="003E2474" w:rsidP="006057B2">
      <w:pPr>
        <w:pStyle w:val="ListParagraph"/>
        <w:numPr>
          <w:ilvl w:val="0"/>
          <w:numId w:val="36"/>
        </w:numPr>
      </w:pPr>
      <w:commentRangeStart w:id="319"/>
      <w:r>
        <w:t>Populate Expiration Dates</w:t>
      </w:r>
      <w:commentRangeEnd w:id="319"/>
      <w:r>
        <w:rPr>
          <w:rStyle w:val="CommentReference"/>
        </w:rPr>
        <w:commentReference w:id="319"/>
      </w:r>
      <w:r>
        <w:t xml:space="preserve"> based on Quarter</w:t>
      </w:r>
    </w:p>
    <w:p w14:paraId="1BBD3754" w14:textId="7F77AC26" w:rsidR="003E2474" w:rsidRDefault="003E2474" w:rsidP="006057B2">
      <w:pPr>
        <w:pStyle w:val="ListParagraph"/>
        <w:numPr>
          <w:ilvl w:val="0"/>
          <w:numId w:val="36"/>
        </w:numPr>
      </w:pPr>
      <w:commentRangeStart w:id="320"/>
      <w:r>
        <w:t>Populate Demo Names</w:t>
      </w:r>
      <w:commentRangeEnd w:id="320"/>
      <w:r>
        <w:rPr>
          <w:rStyle w:val="CommentReference"/>
        </w:rPr>
        <w:commentReference w:id="320"/>
      </w:r>
      <w:r>
        <w:t xml:space="preserve"> based on Quarter and Country</w:t>
      </w:r>
    </w:p>
    <w:p w14:paraId="1E6F49DA" w14:textId="7DB12E00" w:rsidR="00993FFC" w:rsidRPr="00575BEB" w:rsidRDefault="00575BEB" w:rsidP="00575BEB">
      <w:pPr>
        <w:rPr>
          <w:u w:val="single"/>
        </w:rPr>
      </w:pPr>
      <w:r w:rsidRPr="00575BEB">
        <w:rPr>
          <w:u w:val="single"/>
        </w:rPr>
        <w:t>On Change Selection (from Upfront/Remnant View)</w:t>
      </w:r>
    </w:p>
    <w:p w14:paraId="2DA81CB6" w14:textId="2AD2DDD1" w:rsidR="00575BEB" w:rsidRDefault="00575BEB" w:rsidP="007B016D">
      <w:pPr>
        <w:pStyle w:val="ListParagraph"/>
        <w:numPr>
          <w:ilvl w:val="0"/>
          <w:numId w:val="44"/>
        </w:numPr>
      </w:pPr>
      <w:r>
        <w:t>Changing selection is not an option</w:t>
      </w:r>
    </w:p>
    <w:p w14:paraId="0CD13DFC" w14:textId="1A51D84D" w:rsidR="008A5D04" w:rsidRDefault="008A5D04" w:rsidP="002C555E">
      <w:pPr>
        <w:pStyle w:val="Heading3"/>
      </w:pPr>
      <w:bookmarkStart w:id="321" w:name="_Toc521460289"/>
      <w:r>
        <w:t>Plan Type</w:t>
      </w:r>
      <w:bookmarkEnd w:id="321"/>
    </w:p>
    <w:p w14:paraId="6D5CC080" w14:textId="76945D4F" w:rsidR="008A5D04" w:rsidRPr="003E2474" w:rsidRDefault="008A5D04" w:rsidP="008A5D04">
      <w:pPr>
        <w:rPr>
          <w:u w:val="single"/>
        </w:rPr>
      </w:pPr>
      <w:r w:rsidRPr="003E2474">
        <w:rPr>
          <w:u w:val="single"/>
        </w:rPr>
        <w:t>Initial State</w:t>
      </w:r>
      <w:r w:rsidR="00575BEB">
        <w:rPr>
          <w:u w:val="single"/>
        </w:rPr>
        <w:t xml:space="preserve"> (from Main Screen)</w:t>
      </w:r>
    </w:p>
    <w:p w14:paraId="50E3D345" w14:textId="664A05E3" w:rsidR="008A5D04" w:rsidRDefault="008A5D04" w:rsidP="006057B2">
      <w:pPr>
        <w:pStyle w:val="ListParagraph"/>
        <w:numPr>
          <w:ilvl w:val="0"/>
          <w:numId w:val="28"/>
        </w:numPr>
      </w:pPr>
      <w:r>
        <w:t>Populate with Upfront and Remnant</w:t>
      </w:r>
    </w:p>
    <w:p w14:paraId="37F2523F" w14:textId="259C3E90" w:rsidR="008A5D04" w:rsidRDefault="008A5D04" w:rsidP="006057B2">
      <w:pPr>
        <w:pStyle w:val="ListParagraph"/>
        <w:numPr>
          <w:ilvl w:val="0"/>
          <w:numId w:val="28"/>
        </w:numPr>
      </w:pPr>
      <w:r>
        <w:t>None selected by default</w:t>
      </w:r>
    </w:p>
    <w:p w14:paraId="34CC9D5B" w14:textId="05524E1B" w:rsidR="00575BEB" w:rsidRPr="00575BEB" w:rsidRDefault="00575BEB" w:rsidP="00575BEB">
      <w:pPr>
        <w:rPr>
          <w:u w:val="single"/>
        </w:rPr>
      </w:pPr>
      <w:r w:rsidRPr="00575BEB">
        <w:rPr>
          <w:u w:val="single"/>
        </w:rPr>
        <w:t>Initial State (from Upfront/Remnant View)</w:t>
      </w:r>
    </w:p>
    <w:p w14:paraId="68AE647F" w14:textId="6657B7A7" w:rsidR="00575BEB" w:rsidRDefault="00575BEB" w:rsidP="007B016D">
      <w:pPr>
        <w:pStyle w:val="ListParagraph"/>
        <w:numPr>
          <w:ilvl w:val="0"/>
          <w:numId w:val="45"/>
        </w:numPr>
      </w:pPr>
      <w:r>
        <w:t>Only enable Upfront if Upfront is currently selected.</w:t>
      </w:r>
    </w:p>
    <w:p w14:paraId="229FCBA3" w14:textId="6FB10EB8" w:rsidR="00575BEB" w:rsidRDefault="00575BEB" w:rsidP="007B016D">
      <w:pPr>
        <w:pStyle w:val="ListParagraph"/>
        <w:numPr>
          <w:ilvl w:val="0"/>
          <w:numId w:val="45"/>
        </w:numPr>
      </w:pPr>
      <w:r>
        <w:t>Only enable Remnant if Remnants is currently selected.</w:t>
      </w:r>
    </w:p>
    <w:p w14:paraId="4E2D6E3D" w14:textId="7665EDC1" w:rsidR="00575BEB" w:rsidRPr="00575BEB" w:rsidRDefault="00575BEB" w:rsidP="00575BEB">
      <w:pPr>
        <w:rPr>
          <w:u w:val="single"/>
        </w:rPr>
      </w:pPr>
      <w:r w:rsidRPr="00575BEB">
        <w:rPr>
          <w:u w:val="single"/>
        </w:rPr>
        <w:t>On Change Selection (from Main Screen)</w:t>
      </w:r>
    </w:p>
    <w:p w14:paraId="2DD8EF6D" w14:textId="25D4DE31" w:rsidR="00575BEB" w:rsidRDefault="00575BEB" w:rsidP="007B016D">
      <w:pPr>
        <w:pStyle w:val="ListParagraph"/>
        <w:numPr>
          <w:ilvl w:val="0"/>
          <w:numId w:val="46"/>
        </w:numPr>
      </w:pPr>
      <w:r>
        <w:t>No effect</w:t>
      </w:r>
    </w:p>
    <w:p w14:paraId="52E4927E" w14:textId="46E28CA2" w:rsidR="00575BEB" w:rsidRPr="00575BEB" w:rsidRDefault="00575BEB" w:rsidP="00575BEB">
      <w:pPr>
        <w:rPr>
          <w:u w:val="single"/>
        </w:rPr>
      </w:pPr>
      <w:r w:rsidRPr="00575BEB">
        <w:rPr>
          <w:u w:val="single"/>
        </w:rPr>
        <w:lastRenderedPageBreak/>
        <w:t>On Change Selection (from Upfront/Remnant View)</w:t>
      </w:r>
    </w:p>
    <w:p w14:paraId="28E3D156" w14:textId="7F3C9DD7" w:rsidR="00575BEB" w:rsidRDefault="00575BEB" w:rsidP="007B016D">
      <w:pPr>
        <w:pStyle w:val="ListParagraph"/>
        <w:numPr>
          <w:ilvl w:val="0"/>
          <w:numId w:val="46"/>
        </w:numPr>
      </w:pPr>
      <w:r>
        <w:t>Changing selection is not an option</w:t>
      </w:r>
    </w:p>
    <w:p w14:paraId="40D0CED9" w14:textId="77777777" w:rsidR="008A5D04" w:rsidRDefault="008A5D04" w:rsidP="002C555E">
      <w:pPr>
        <w:pStyle w:val="Heading3"/>
      </w:pPr>
      <w:bookmarkStart w:id="322" w:name="_Toc521460290"/>
      <w:r>
        <w:t>Network</w:t>
      </w:r>
      <w:bookmarkEnd w:id="322"/>
    </w:p>
    <w:p w14:paraId="539BB578" w14:textId="12357C4B" w:rsidR="008A5D04" w:rsidRPr="00517A82" w:rsidRDefault="008A5D04" w:rsidP="008A5D04">
      <w:pPr>
        <w:rPr>
          <w:u w:val="single"/>
        </w:rPr>
      </w:pPr>
      <w:r w:rsidRPr="00517A82">
        <w:rPr>
          <w:u w:val="single"/>
        </w:rPr>
        <w:t>Initial State</w:t>
      </w:r>
      <w:r w:rsidR="00736506">
        <w:rPr>
          <w:u w:val="single"/>
        </w:rPr>
        <w:t xml:space="preserve"> (from Main Screen)</w:t>
      </w:r>
    </w:p>
    <w:p w14:paraId="2A3B51A3" w14:textId="2BB15D2A" w:rsidR="008A5D04" w:rsidRDefault="008A5D04" w:rsidP="006057B2">
      <w:pPr>
        <w:pStyle w:val="ListParagraph"/>
        <w:numPr>
          <w:ilvl w:val="0"/>
          <w:numId w:val="29"/>
        </w:numPr>
      </w:pPr>
      <w:r>
        <w:t>Not populated</w:t>
      </w:r>
    </w:p>
    <w:p w14:paraId="0CEAEDCC" w14:textId="1662ED6D" w:rsidR="008A5D04" w:rsidRDefault="008A5D04" w:rsidP="006057B2">
      <w:pPr>
        <w:pStyle w:val="ListParagraph"/>
        <w:numPr>
          <w:ilvl w:val="0"/>
          <w:numId w:val="29"/>
        </w:numPr>
      </w:pPr>
      <w:r>
        <w:t>Disabled</w:t>
      </w:r>
    </w:p>
    <w:p w14:paraId="28EDF4DB" w14:textId="5E169EC5" w:rsidR="00736506" w:rsidRPr="00736506" w:rsidRDefault="00736506" w:rsidP="00736506">
      <w:pPr>
        <w:rPr>
          <w:u w:val="single"/>
        </w:rPr>
      </w:pPr>
      <w:r w:rsidRPr="00736506">
        <w:rPr>
          <w:u w:val="single"/>
        </w:rPr>
        <w:t>Initial State (from Upfront/Remnant View)</w:t>
      </w:r>
    </w:p>
    <w:p w14:paraId="0B97EAC8" w14:textId="7B8FDA01" w:rsidR="00736506" w:rsidRDefault="00736506" w:rsidP="007B016D">
      <w:pPr>
        <w:pStyle w:val="ListParagraph"/>
        <w:numPr>
          <w:ilvl w:val="0"/>
          <w:numId w:val="47"/>
        </w:numPr>
      </w:pPr>
      <w:r>
        <w:t>Populated only with network used by current upfront/remnant.</w:t>
      </w:r>
    </w:p>
    <w:p w14:paraId="149A564A" w14:textId="58AB4742" w:rsidR="00517A82" w:rsidRPr="00517A82" w:rsidRDefault="00517A82" w:rsidP="00517A82">
      <w:pPr>
        <w:rPr>
          <w:u w:val="single"/>
        </w:rPr>
      </w:pPr>
      <w:r w:rsidRPr="00517A82">
        <w:rPr>
          <w:u w:val="single"/>
        </w:rPr>
        <w:t>On Change Selection</w:t>
      </w:r>
      <w:r w:rsidR="00736506">
        <w:rPr>
          <w:u w:val="single"/>
        </w:rPr>
        <w:t xml:space="preserve"> (from Main Screen)</w:t>
      </w:r>
    </w:p>
    <w:p w14:paraId="75751128" w14:textId="0A650205" w:rsidR="00517A82" w:rsidRDefault="00517A82" w:rsidP="006057B2">
      <w:pPr>
        <w:pStyle w:val="ListParagraph"/>
        <w:numPr>
          <w:ilvl w:val="0"/>
          <w:numId w:val="37"/>
        </w:numPr>
      </w:pPr>
      <w:commentRangeStart w:id="323"/>
      <w:r>
        <w:t>Populate Buy Type</w:t>
      </w:r>
      <w:commentRangeEnd w:id="323"/>
      <w:r>
        <w:rPr>
          <w:rStyle w:val="CommentReference"/>
        </w:rPr>
        <w:commentReference w:id="323"/>
      </w:r>
      <w:r>
        <w:t xml:space="preserve"> based </w:t>
      </w:r>
      <w:del w:id="324" w:author="C Pham" w:date="2018-07-25T15:19:00Z">
        <w:r w:rsidDel="00E106A7">
          <w:delText>on plan type and network</w:delText>
        </w:r>
      </w:del>
      <w:ins w:id="325" w:author="C Pham" w:date="2018-07-25T15:19:00Z">
        <w:r w:rsidR="00E106A7">
          <w:t>upfront type (upfront or remnant)</w:t>
        </w:r>
      </w:ins>
    </w:p>
    <w:p w14:paraId="3DD98239" w14:textId="250E83DF" w:rsidR="00736506" w:rsidRPr="00736506" w:rsidRDefault="00736506" w:rsidP="00736506">
      <w:pPr>
        <w:rPr>
          <w:u w:val="single"/>
        </w:rPr>
      </w:pPr>
      <w:r w:rsidRPr="00736506">
        <w:rPr>
          <w:u w:val="single"/>
        </w:rPr>
        <w:t>On Change Selection (from Upfront/Remnant View)</w:t>
      </w:r>
    </w:p>
    <w:p w14:paraId="1066BE15" w14:textId="38E5D256" w:rsidR="00736506" w:rsidRDefault="00736506" w:rsidP="00736506">
      <w:pPr>
        <w:pStyle w:val="ListParagraph"/>
        <w:numPr>
          <w:ilvl w:val="0"/>
          <w:numId w:val="37"/>
        </w:numPr>
      </w:pPr>
      <w:r>
        <w:t>Changing selection is not an option.</w:t>
      </w:r>
    </w:p>
    <w:p w14:paraId="5900E526" w14:textId="7C4400F8" w:rsidR="008A5D04" w:rsidRDefault="008A5D04" w:rsidP="002C555E">
      <w:pPr>
        <w:pStyle w:val="Heading3"/>
      </w:pPr>
      <w:bookmarkStart w:id="326" w:name="_Toc521460291"/>
      <w:r>
        <w:t>Property Name</w:t>
      </w:r>
      <w:bookmarkEnd w:id="326"/>
    </w:p>
    <w:p w14:paraId="1457F48D" w14:textId="4D33B460" w:rsidR="008A5D04" w:rsidRPr="00517A82" w:rsidRDefault="008A5D04" w:rsidP="008A5D04">
      <w:pPr>
        <w:rPr>
          <w:u w:val="single"/>
        </w:rPr>
      </w:pPr>
      <w:r w:rsidRPr="00517A82">
        <w:rPr>
          <w:u w:val="single"/>
        </w:rPr>
        <w:t xml:space="preserve">Initial State </w:t>
      </w:r>
    </w:p>
    <w:p w14:paraId="00A2AFEE" w14:textId="648838D7" w:rsidR="008A5D04" w:rsidRDefault="008A5D04" w:rsidP="006057B2">
      <w:pPr>
        <w:pStyle w:val="ListParagraph"/>
        <w:numPr>
          <w:ilvl w:val="0"/>
          <w:numId w:val="30"/>
        </w:numPr>
      </w:pPr>
      <w:r>
        <w:t>Not populated</w:t>
      </w:r>
    </w:p>
    <w:p w14:paraId="770590AE" w14:textId="5141EA1B" w:rsidR="008A5D04" w:rsidRDefault="008A5D04" w:rsidP="006057B2">
      <w:pPr>
        <w:pStyle w:val="ListParagraph"/>
        <w:numPr>
          <w:ilvl w:val="0"/>
          <w:numId w:val="30"/>
        </w:numPr>
      </w:pPr>
      <w:r>
        <w:t>Enabled</w:t>
      </w:r>
    </w:p>
    <w:p w14:paraId="78A315A3" w14:textId="77777777" w:rsidR="008A5D04" w:rsidRDefault="008A5D04" w:rsidP="002C555E">
      <w:pPr>
        <w:pStyle w:val="Heading3"/>
      </w:pPr>
      <w:bookmarkStart w:id="327" w:name="_Toc521460292"/>
      <w:r>
        <w:t>Combo Property</w:t>
      </w:r>
      <w:bookmarkEnd w:id="327"/>
    </w:p>
    <w:p w14:paraId="4E5CA7ED" w14:textId="1663013A" w:rsidR="008A5D04" w:rsidRDefault="002C555E" w:rsidP="002C555E">
      <w:commentRangeStart w:id="328"/>
      <w:del w:id="329" w:author="C Pham" w:date="2018-07-25T15:20:00Z">
        <w:r w:rsidDel="00E106A7">
          <w:delText>N</w:delText>
        </w:r>
      </w:del>
      <w:commentRangeEnd w:id="328"/>
      <w:r w:rsidR="00A964A2">
        <w:rPr>
          <w:rStyle w:val="CommentReference"/>
        </w:rPr>
        <w:commentReference w:id="328"/>
      </w:r>
      <w:del w:id="330" w:author="C Pham" w:date="2018-07-25T15:20:00Z">
        <w:r w:rsidDel="00E106A7">
          <w:delText>/A This was removed in the web application.</w:delText>
        </w:r>
      </w:del>
      <w:ins w:id="331" w:author="C Pham" w:date="2018-07-25T15:20:00Z">
        <w:r w:rsidR="00E106A7">
          <w:t>Hide this control but do not remove from application.</w:t>
        </w:r>
      </w:ins>
    </w:p>
    <w:p w14:paraId="68BEF86E" w14:textId="2C0ECE09" w:rsidR="008A5D04" w:rsidRDefault="008A5D04" w:rsidP="002C555E">
      <w:pPr>
        <w:pStyle w:val="Heading3"/>
      </w:pPr>
      <w:bookmarkStart w:id="332" w:name="_Toc521460293"/>
      <w:r>
        <w:t>Buy Type</w:t>
      </w:r>
      <w:bookmarkEnd w:id="332"/>
    </w:p>
    <w:p w14:paraId="768963AC" w14:textId="70DBC5D1" w:rsidR="008A5D04" w:rsidRPr="00517A82" w:rsidRDefault="008A5D04" w:rsidP="008A5D04">
      <w:pPr>
        <w:rPr>
          <w:u w:val="single"/>
        </w:rPr>
      </w:pPr>
      <w:r w:rsidRPr="00517A82">
        <w:rPr>
          <w:u w:val="single"/>
        </w:rPr>
        <w:t>Initial State</w:t>
      </w:r>
      <w:r w:rsidR="00CA41CE">
        <w:rPr>
          <w:u w:val="single"/>
        </w:rPr>
        <w:t xml:space="preserve"> (from Main Screen)</w:t>
      </w:r>
    </w:p>
    <w:p w14:paraId="754D2845" w14:textId="22C64D83" w:rsidR="008A5D04" w:rsidRDefault="008A5D04" w:rsidP="006057B2">
      <w:pPr>
        <w:pStyle w:val="ListParagraph"/>
        <w:numPr>
          <w:ilvl w:val="0"/>
          <w:numId w:val="31"/>
        </w:numPr>
      </w:pPr>
      <w:r>
        <w:t>Not populated</w:t>
      </w:r>
    </w:p>
    <w:p w14:paraId="195A0689" w14:textId="185B02DC" w:rsidR="008A5D04" w:rsidRDefault="008A5D04" w:rsidP="006057B2">
      <w:pPr>
        <w:pStyle w:val="ListParagraph"/>
        <w:numPr>
          <w:ilvl w:val="0"/>
          <w:numId w:val="31"/>
        </w:numPr>
      </w:pPr>
      <w:r>
        <w:t>Enabled</w:t>
      </w:r>
    </w:p>
    <w:p w14:paraId="143DF2F2" w14:textId="013177C8" w:rsidR="00517A82" w:rsidRPr="004B5AC4" w:rsidRDefault="00517A82" w:rsidP="00517A82">
      <w:pPr>
        <w:rPr>
          <w:u w:val="single"/>
        </w:rPr>
      </w:pPr>
      <w:r w:rsidRPr="004B5AC4">
        <w:rPr>
          <w:u w:val="single"/>
        </w:rPr>
        <w:t>On Change Selection</w:t>
      </w:r>
    </w:p>
    <w:p w14:paraId="38146347" w14:textId="12538CE3" w:rsidR="00517A82" w:rsidRPr="00736506" w:rsidDel="00E106A7" w:rsidRDefault="004B5AC4" w:rsidP="00517A82">
      <w:pPr>
        <w:rPr>
          <w:del w:id="333" w:author="C Pham" w:date="2018-07-25T15:20:00Z"/>
          <w:color w:val="FF0000"/>
        </w:rPr>
      </w:pPr>
      <w:commentRangeStart w:id="334"/>
      <w:del w:id="335" w:author="C Pham" w:date="2018-07-25T15:20:00Z">
        <w:r w:rsidRPr="004B5AC4" w:rsidDel="00E106A7">
          <w:rPr>
            <w:color w:val="FF0000"/>
          </w:rPr>
          <w:delText>Need</w:delText>
        </w:r>
      </w:del>
      <w:bookmarkStart w:id="336" w:name="_Toc521460294"/>
      <w:commentRangeEnd w:id="334"/>
      <w:r w:rsidR="00A964A2">
        <w:rPr>
          <w:rStyle w:val="CommentReference"/>
        </w:rPr>
        <w:commentReference w:id="334"/>
      </w:r>
      <w:del w:id="337" w:author="C Pham" w:date="2018-07-25T15:20:00Z">
        <w:r w:rsidRPr="004B5AC4" w:rsidDel="00E106A7">
          <w:rPr>
            <w:color w:val="FF0000"/>
          </w:rPr>
          <w:delText xml:space="preserve"> Simon/John to define this for me.</w:delText>
        </w:r>
        <w:r w:rsidR="00736506" w:rsidDel="00E106A7">
          <w:rPr>
            <w:color w:val="FF0000"/>
          </w:rPr>
          <w:delText xml:space="preserve">  Looking at the code, it doesn’t appear that anything happens when selection changes.  The condition for PDR and PE changes while user is in the Demographic Settings.  However, I’m not sure if this is true because I thought I saw it change when Brenda was </w:delText>
        </w:r>
        <w:commentRangeStart w:id="338"/>
        <w:r w:rsidR="00736506" w:rsidDel="00E106A7">
          <w:rPr>
            <w:color w:val="FF0000"/>
          </w:rPr>
          <w:delText>demonstrating</w:delText>
        </w:r>
      </w:del>
      <w:commentRangeEnd w:id="338"/>
      <w:r w:rsidR="00A26143">
        <w:rPr>
          <w:rStyle w:val="CommentReference"/>
        </w:rPr>
        <w:commentReference w:id="338"/>
      </w:r>
      <w:bookmarkEnd w:id="336"/>
      <w:del w:id="339" w:author="C Pham" w:date="2018-07-25T15:20:00Z">
        <w:r w:rsidR="00736506" w:rsidDel="00E106A7">
          <w:rPr>
            <w:color w:val="FF0000"/>
          </w:rPr>
          <w:delText>.</w:delText>
        </w:r>
      </w:del>
    </w:p>
    <w:p w14:paraId="0E1F20A7" w14:textId="6C142761" w:rsidR="008A5D04" w:rsidRDefault="008A5D04" w:rsidP="008A5D04">
      <w:pPr>
        <w:pStyle w:val="Heading3"/>
      </w:pPr>
      <w:bookmarkStart w:id="340" w:name="_Toc521460295"/>
      <w:r>
        <w:lastRenderedPageBreak/>
        <w:t>Day Part</w:t>
      </w:r>
      <w:bookmarkEnd w:id="340"/>
    </w:p>
    <w:p w14:paraId="32D105E5" w14:textId="6B134B16" w:rsidR="008A5D04" w:rsidRPr="004B5AC4" w:rsidRDefault="008A5D04" w:rsidP="008A5D04">
      <w:pPr>
        <w:rPr>
          <w:u w:val="single"/>
        </w:rPr>
      </w:pPr>
      <w:r w:rsidRPr="004B5AC4">
        <w:rPr>
          <w:u w:val="single"/>
        </w:rPr>
        <w:t>Initial State</w:t>
      </w:r>
    </w:p>
    <w:p w14:paraId="2E4D71D1" w14:textId="50C516E7" w:rsidR="008A5D04" w:rsidRDefault="008A5D04" w:rsidP="006057B2">
      <w:pPr>
        <w:pStyle w:val="ListParagraph"/>
        <w:numPr>
          <w:ilvl w:val="0"/>
          <w:numId w:val="22"/>
        </w:numPr>
      </w:pPr>
      <w:commentRangeStart w:id="341"/>
      <w:r>
        <w:t>Populate with existing day parts</w:t>
      </w:r>
      <w:commentRangeEnd w:id="341"/>
      <w:r>
        <w:rPr>
          <w:rStyle w:val="CommentReference"/>
        </w:rPr>
        <w:commentReference w:id="341"/>
      </w:r>
    </w:p>
    <w:p w14:paraId="3A40E933" w14:textId="7034289A" w:rsidR="00CA41CE" w:rsidRDefault="00CA41CE" w:rsidP="006057B2">
      <w:pPr>
        <w:pStyle w:val="ListParagraph"/>
        <w:numPr>
          <w:ilvl w:val="0"/>
          <w:numId w:val="22"/>
        </w:numPr>
      </w:pPr>
      <w:r>
        <w:t>No default</w:t>
      </w:r>
    </w:p>
    <w:p w14:paraId="23A9EE80" w14:textId="75E24AC9" w:rsidR="006C1AC1" w:rsidRDefault="008A5D04" w:rsidP="002C555E">
      <w:pPr>
        <w:pStyle w:val="Heading3"/>
      </w:pPr>
      <w:bookmarkStart w:id="342" w:name="_Toc521460296"/>
      <w:r>
        <w:t>Status</w:t>
      </w:r>
      <w:bookmarkEnd w:id="342"/>
    </w:p>
    <w:p w14:paraId="3C5DCF30" w14:textId="3659F170" w:rsidR="008A5D04" w:rsidRPr="004B5AC4" w:rsidRDefault="008A5D04" w:rsidP="006C1AC1">
      <w:pPr>
        <w:rPr>
          <w:u w:val="single"/>
        </w:rPr>
      </w:pPr>
      <w:commentRangeStart w:id="343"/>
      <w:r w:rsidRPr="004B5AC4">
        <w:rPr>
          <w:u w:val="single"/>
        </w:rPr>
        <w:t>Initial</w:t>
      </w:r>
      <w:commentRangeEnd w:id="343"/>
      <w:r w:rsidR="00A26143">
        <w:rPr>
          <w:rStyle w:val="CommentReference"/>
        </w:rPr>
        <w:commentReference w:id="343"/>
      </w:r>
      <w:r w:rsidRPr="004B5AC4">
        <w:rPr>
          <w:u w:val="single"/>
        </w:rPr>
        <w:t xml:space="preserve"> State</w:t>
      </w:r>
    </w:p>
    <w:p w14:paraId="055C05DF" w14:textId="7FAC4125" w:rsidR="008A5D04" w:rsidRDefault="008A5D04" w:rsidP="006057B2">
      <w:pPr>
        <w:pStyle w:val="ListParagraph"/>
        <w:numPr>
          <w:ilvl w:val="0"/>
          <w:numId w:val="22"/>
        </w:numPr>
      </w:pPr>
      <w:commentRangeStart w:id="344"/>
      <w:r>
        <w:t>Populate</w:t>
      </w:r>
      <w:commentRangeEnd w:id="344"/>
      <w:r>
        <w:rPr>
          <w:rStyle w:val="CommentReference"/>
        </w:rPr>
        <w:commentReference w:id="344"/>
      </w:r>
      <w:r>
        <w:t xml:space="preserve"> with Do Not Buy Types</w:t>
      </w:r>
    </w:p>
    <w:p w14:paraId="1C0681ED" w14:textId="103F2F17" w:rsidR="00CA41CE" w:rsidRDefault="00CA41CE" w:rsidP="006057B2">
      <w:pPr>
        <w:pStyle w:val="ListParagraph"/>
        <w:numPr>
          <w:ilvl w:val="0"/>
          <w:numId w:val="22"/>
        </w:numPr>
      </w:pPr>
      <w:del w:id="345" w:author="C Pham" w:date="2018-07-26T19:01:00Z">
        <w:r w:rsidDel="00C31B08">
          <w:delText>No default</w:delText>
        </w:r>
      </w:del>
      <w:ins w:id="346" w:author="C Pham" w:date="2018-07-26T19:01:00Z">
        <w:r w:rsidR="00C31B08">
          <w:t>Default is BUY</w:t>
        </w:r>
      </w:ins>
    </w:p>
    <w:p w14:paraId="21770279" w14:textId="304C0CE7" w:rsidR="004B5AC4" w:rsidRDefault="004B5AC4" w:rsidP="004B5AC4">
      <w:pPr>
        <w:rPr>
          <w:u w:val="single"/>
        </w:rPr>
      </w:pPr>
      <w:r w:rsidRPr="004B5AC4">
        <w:rPr>
          <w:u w:val="single"/>
        </w:rPr>
        <w:t>On Change Selection</w:t>
      </w:r>
    </w:p>
    <w:p w14:paraId="433A5EDB" w14:textId="6510DFEB" w:rsidR="004B5AC4" w:rsidRPr="004B5AC4" w:rsidRDefault="004B5AC4" w:rsidP="006057B2">
      <w:pPr>
        <w:pStyle w:val="ListParagraph"/>
        <w:numPr>
          <w:ilvl w:val="0"/>
          <w:numId w:val="22"/>
        </w:numPr>
        <w:rPr>
          <w:u w:val="single"/>
        </w:rPr>
      </w:pPr>
      <w:r>
        <w:t xml:space="preserve">If “Client Mandate” or “Client Specific”, allow user to select client.  </w:t>
      </w:r>
      <w:commentRangeStart w:id="347"/>
      <w:r>
        <w:t>Set default client based on country</w:t>
      </w:r>
      <w:commentRangeEnd w:id="347"/>
      <w:r>
        <w:rPr>
          <w:rStyle w:val="CommentReference"/>
        </w:rPr>
        <w:commentReference w:id="347"/>
      </w:r>
    </w:p>
    <w:p w14:paraId="216F87D3" w14:textId="370E8334" w:rsidR="008A5D04" w:rsidRDefault="008A5D04" w:rsidP="002C555E">
      <w:pPr>
        <w:pStyle w:val="Heading3"/>
      </w:pPr>
      <w:bookmarkStart w:id="348" w:name="_Toc521460297"/>
      <w:r>
        <w:t>Start Time</w:t>
      </w:r>
      <w:bookmarkEnd w:id="348"/>
    </w:p>
    <w:p w14:paraId="2D12F9D4" w14:textId="45B2F0C7" w:rsidR="004B5AC4" w:rsidRPr="004B5AC4" w:rsidRDefault="004B5AC4" w:rsidP="004B5AC4">
      <w:pPr>
        <w:rPr>
          <w:u w:val="single"/>
        </w:rPr>
      </w:pPr>
      <w:commentRangeStart w:id="349"/>
      <w:r w:rsidRPr="004B5AC4">
        <w:rPr>
          <w:u w:val="single"/>
        </w:rPr>
        <w:t>Initial</w:t>
      </w:r>
      <w:commentRangeEnd w:id="349"/>
      <w:r w:rsidR="00A26143">
        <w:rPr>
          <w:rStyle w:val="CommentReference"/>
        </w:rPr>
        <w:commentReference w:id="349"/>
      </w:r>
      <w:r w:rsidRPr="004B5AC4">
        <w:rPr>
          <w:u w:val="single"/>
        </w:rPr>
        <w:t xml:space="preserve"> State</w:t>
      </w:r>
      <w:r w:rsidR="00CA41CE">
        <w:rPr>
          <w:u w:val="single"/>
        </w:rPr>
        <w:t xml:space="preserve"> (from Main Screen)</w:t>
      </w:r>
    </w:p>
    <w:p w14:paraId="42CC2314" w14:textId="075F78D1" w:rsidR="008A5D04" w:rsidRDefault="008A5D04" w:rsidP="006057B2">
      <w:pPr>
        <w:pStyle w:val="ListParagraph"/>
        <w:numPr>
          <w:ilvl w:val="0"/>
          <w:numId w:val="22"/>
        </w:numPr>
      </w:pPr>
      <w:r>
        <w:t>Prepopulated with 30 minute increments</w:t>
      </w:r>
    </w:p>
    <w:p w14:paraId="631A69F3" w14:textId="525C5375" w:rsidR="008A5D04" w:rsidRPr="00CA41CE" w:rsidRDefault="008A5D04" w:rsidP="006057B2">
      <w:pPr>
        <w:pStyle w:val="ListParagraph"/>
        <w:numPr>
          <w:ilvl w:val="0"/>
          <w:numId w:val="22"/>
        </w:numPr>
        <w:rPr>
          <w:u w:val="single"/>
        </w:rPr>
      </w:pPr>
      <w:r>
        <w:t>Enabled</w:t>
      </w:r>
    </w:p>
    <w:p w14:paraId="55320C62" w14:textId="77777777" w:rsidR="004B5AC4" w:rsidRDefault="004B5AC4" w:rsidP="004B5AC4">
      <w:pPr>
        <w:rPr>
          <w:u w:val="single"/>
        </w:rPr>
      </w:pPr>
      <w:r w:rsidRPr="004B5AC4">
        <w:rPr>
          <w:u w:val="single"/>
        </w:rPr>
        <w:t>On Change Selection</w:t>
      </w:r>
    </w:p>
    <w:p w14:paraId="0AD548FA" w14:textId="4F8423D7" w:rsidR="004B5AC4" w:rsidRPr="004B5AC4" w:rsidRDefault="004B5AC4" w:rsidP="006057B2">
      <w:pPr>
        <w:pStyle w:val="ListParagraph"/>
        <w:numPr>
          <w:ilvl w:val="0"/>
          <w:numId w:val="38"/>
        </w:numPr>
        <w:rPr>
          <w:u w:val="single"/>
        </w:rPr>
      </w:pPr>
      <w:r>
        <w:t>Change default End Time selection to next 30 minutes once focus goes to the control</w:t>
      </w:r>
      <w:del w:id="350" w:author="C Pham" w:date="2018-07-25T15:21:00Z">
        <w:r w:rsidDel="00E106A7">
          <w:delText xml:space="preserve">.  </w:delText>
        </w:r>
        <w:r w:rsidRPr="004B5AC4" w:rsidDel="00E106A7">
          <w:rPr>
            <w:color w:val="FF0000"/>
          </w:rPr>
          <w:delText>But for the web application, I was told not to do this and let user select whatever time they choose.</w:delText>
        </w:r>
      </w:del>
      <w:ins w:id="351" w:author="C Pham" w:date="2018-07-25T15:21:00Z">
        <w:r w:rsidR="00E106A7">
          <w:t>.</w:t>
        </w:r>
      </w:ins>
    </w:p>
    <w:p w14:paraId="74AAAA83" w14:textId="168B80FB" w:rsidR="008A5D04" w:rsidRDefault="008A5D04" w:rsidP="002C555E">
      <w:pPr>
        <w:pStyle w:val="Heading3"/>
      </w:pPr>
      <w:bookmarkStart w:id="352" w:name="_Toc521460298"/>
      <w:r>
        <w:t>End Time</w:t>
      </w:r>
      <w:bookmarkEnd w:id="352"/>
    </w:p>
    <w:p w14:paraId="5182A7AB" w14:textId="6A01ABAF" w:rsidR="004B5AC4" w:rsidRPr="004B5AC4" w:rsidRDefault="004B5AC4" w:rsidP="004B5AC4">
      <w:pPr>
        <w:rPr>
          <w:u w:val="single"/>
        </w:rPr>
      </w:pPr>
      <w:r>
        <w:rPr>
          <w:u w:val="single"/>
        </w:rPr>
        <w:t>Initial State</w:t>
      </w:r>
    </w:p>
    <w:p w14:paraId="5D1F584E" w14:textId="022165DC" w:rsidR="008A5D04" w:rsidRDefault="008A5D04" w:rsidP="006057B2">
      <w:pPr>
        <w:pStyle w:val="ListParagraph"/>
        <w:numPr>
          <w:ilvl w:val="0"/>
          <w:numId w:val="32"/>
        </w:numPr>
      </w:pPr>
      <w:r>
        <w:t>Prepopulated with 30 minute increments</w:t>
      </w:r>
    </w:p>
    <w:p w14:paraId="44797244" w14:textId="564D6384" w:rsidR="008A5D04" w:rsidRDefault="008A5D04" w:rsidP="006057B2">
      <w:pPr>
        <w:pStyle w:val="ListParagraph"/>
        <w:numPr>
          <w:ilvl w:val="0"/>
          <w:numId w:val="32"/>
        </w:numPr>
      </w:pPr>
      <w:r>
        <w:t>Enabled</w:t>
      </w:r>
    </w:p>
    <w:p w14:paraId="71EF9A71" w14:textId="60DFE9B1" w:rsidR="008A5D04" w:rsidRDefault="008A5D04" w:rsidP="002C555E">
      <w:pPr>
        <w:pStyle w:val="Heading3"/>
      </w:pPr>
      <w:bookmarkStart w:id="353" w:name="_Toc521460299"/>
      <w:r>
        <w:t>Days</w:t>
      </w:r>
      <w:bookmarkEnd w:id="353"/>
    </w:p>
    <w:p w14:paraId="5D2448AA" w14:textId="540497C5" w:rsidR="004B5AC4" w:rsidRPr="004B5AC4" w:rsidRDefault="004B5AC4" w:rsidP="004B5AC4">
      <w:pPr>
        <w:rPr>
          <w:u w:val="single"/>
        </w:rPr>
      </w:pPr>
      <w:r w:rsidRPr="004B5AC4">
        <w:rPr>
          <w:u w:val="single"/>
        </w:rPr>
        <w:t>Initial State</w:t>
      </w:r>
    </w:p>
    <w:p w14:paraId="0AE07B1E" w14:textId="49DF4289" w:rsidR="008A5D04" w:rsidRDefault="008A5D04" w:rsidP="006057B2">
      <w:pPr>
        <w:pStyle w:val="ListParagraph"/>
        <w:numPr>
          <w:ilvl w:val="0"/>
          <w:numId w:val="33"/>
        </w:numPr>
      </w:pPr>
      <w:r>
        <w:t>M-T-W-Th-F-S-S</w:t>
      </w:r>
    </w:p>
    <w:p w14:paraId="79F1BCA7" w14:textId="7DC8F4AB" w:rsidR="008A5D04" w:rsidRDefault="008A5D04" w:rsidP="006057B2">
      <w:pPr>
        <w:pStyle w:val="ListParagraph"/>
        <w:numPr>
          <w:ilvl w:val="0"/>
          <w:numId w:val="33"/>
        </w:numPr>
      </w:pPr>
      <w:r>
        <w:t>All not selected</w:t>
      </w:r>
    </w:p>
    <w:p w14:paraId="150862F4" w14:textId="215F2FA5" w:rsidR="008A5D04" w:rsidRDefault="008A5D04" w:rsidP="006057B2">
      <w:pPr>
        <w:pStyle w:val="ListParagraph"/>
        <w:numPr>
          <w:ilvl w:val="0"/>
          <w:numId w:val="33"/>
        </w:numPr>
      </w:pPr>
      <w:r>
        <w:t>All Enabled</w:t>
      </w:r>
    </w:p>
    <w:p w14:paraId="5BB39997" w14:textId="215DB159" w:rsidR="008A5D04" w:rsidRDefault="008A5D04" w:rsidP="002C555E">
      <w:pPr>
        <w:pStyle w:val="Heading3"/>
      </w:pPr>
      <w:bookmarkStart w:id="354" w:name="_Toc521460300"/>
      <w:r>
        <w:t>Effective Date</w:t>
      </w:r>
      <w:bookmarkEnd w:id="354"/>
    </w:p>
    <w:p w14:paraId="7F84B697" w14:textId="46814520" w:rsidR="008A5D04" w:rsidRPr="004B5AC4" w:rsidRDefault="008A5D04" w:rsidP="008A5D04">
      <w:pPr>
        <w:rPr>
          <w:u w:val="single"/>
        </w:rPr>
      </w:pPr>
      <w:r w:rsidRPr="004B5AC4">
        <w:rPr>
          <w:u w:val="single"/>
        </w:rPr>
        <w:lastRenderedPageBreak/>
        <w:t>Initial State</w:t>
      </w:r>
      <w:r w:rsidR="00736506">
        <w:rPr>
          <w:u w:val="single"/>
        </w:rPr>
        <w:t xml:space="preserve"> (from Main Screen)</w:t>
      </w:r>
    </w:p>
    <w:p w14:paraId="2A225E6B" w14:textId="2D5AC83C" w:rsidR="008A5D04" w:rsidRDefault="008A5D04" w:rsidP="006057B2">
      <w:pPr>
        <w:pStyle w:val="ListParagraph"/>
        <w:numPr>
          <w:ilvl w:val="0"/>
          <w:numId w:val="34"/>
        </w:numPr>
      </w:pPr>
      <w:r>
        <w:t>Not populated</w:t>
      </w:r>
    </w:p>
    <w:p w14:paraId="73981B43" w14:textId="08F06D45" w:rsidR="008A5D04" w:rsidRDefault="008A5D04" w:rsidP="006057B2">
      <w:pPr>
        <w:pStyle w:val="ListParagraph"/>
        <w:numPr>
          <w:ilvl w:val="0"/>
          <w:numId w:val="34"/>
        </w:numPr>
      </w:pPr>
      <w:r>
        <w:t>Enabled</w:t>
      </w:r>
    </w:p>
    <w:p w14:paraId="5D502DA2" w14:textId="3EB8CFBE" w:rsidR="007D25A9" w:rsidRPr="007D25A9" w:rsidRDefault="007D25A9" w:rsidP="007D25A9">
      <w:pPr>
        <w:rPr>
          <w:u w:val="single"/>
        </w:rPr>
      </w:pPr>
      <w:r w:rsidRPr="007D25A9">
        <w:rPr>
          <w:u w:val="single"/>
        </w:rPr>
        <w:t>Initial State (from Upfront/Remnant View)</w:t>
      </w:r>
    </w:p>
    <w:p w14:paraId="5DF5EE03" w14:textId="0011FAF5" w:rsidR="007D25A9" w:rsidRDefault="007D25A9" w:rsidP="007B016D">
      <w:pPr>
        <w:pStyle w:val="ListParagraph"/>
        <w:numPr>
          <w:ilvl w:val="0"/>
          <w:numId w:val="48"/>
        </w:numPr>
      </w:pPr>
      <w:r>
        <w:t>Because quarter is already selected, we fill up effective dates and expiration dates with the same values used when quarter selection changes above.</w:t>
      </w:r>
    </w:p>
    <w:p w14:paraId="4CD53702" w14:textId="2AAC35CD" w:rsidR="007D25A9" w:rsidRDefault="007D25A9" w:rsidP="007B016D">
      <w:pPr>
        <w:pStyle w:val="ListParagraph"/>
        <w:numPr>
          <w:ilvl w:val="0"/>
          <w:numId w:val="48"/>
        </w:numPr>
      </w:pPr>
      <w:r>
        <w:t>By default, select the first on the list.</w:t>
      </w:r>
    </w:p>
    <w:p w14:paraId="0EC0790C" w14:textId="5D8893BA" w:rsidR="008A5D04" w:rsidRDefault="008A5D04" w:rsidP="002C555E">
      <w:pPr>
        <w:pStyle w:val="Heading3"/>
      </w:pPr>
      <w:bookmarkStart w:id="355" w:name="_Toc521460301"/>
      <w:r>
        <w:t>Expiration Date</w:t>
      </w:r>
      <w:bookmarkEnd w:id="355"/>
    </w:p>
    <w:p w14:paraId="5E03F9D4" w14:textId="2B98B411" w:rsidR="004B5AC4" w:rsidRPr="004B5AC4" w:rsidRDefault="004B5AC4" w:rsidP="004B5AC4">
      <w:pPr>
        <w:rPr>
          <w:u w:val="single"/>
        </w:rPr>
      </w:pPr>
      <w:r w:rsidRPr="004B5AC4">
        <w:rPr>
          <w:u w:val="single"/>
        </w:rPr>
        <w:t>Initial State</w:t>
      </w:r>
      <w:r w:rsidR="007D25A9">
        <w:rPr>
          <w:u w:val="single"/>
        </w:rPr>
        <w:t xml:space="preserve"> (from Main Screen)</w:t>
      </w:r>
    </w:p>
    <w:p w14:paraId="163A818C" w14:textId="588EBD47" w:rsidR="008A5D04" w:rsidRDefault="008A5D04" w:rsidP="006057B2">
      <w:pPr>
        <w:pStyle w:val="ListParagraph"/>
        <w:numPr>
          <w:ilvl w:val="0"/>
          <w:numId w:val="35"/>
        </w:numPr>
      </w:pPr>
      <w:r>
        <w:t>Not populated</w:t>
      </w:r>
    </w:p>
    <w:p w14:paraId="4201C27B" w14:textId="77002967" w:rsidR="008A5D04" w:rsidRDefault="008A5D04" w:rsidP="006057B2">
      <w:pPr>
        <w:pStyle w:val="ListParagraph"/>
        <w:numPr>
          <w:ilvl w:val="0"/>
          <w:numId w:val="35"/>
        </w:numPr>
      </w:pPr>
      <w:r>
        <w:t>Enabled</w:t>
      </w:r>
    </w:p>
    <w:p w14:paraId="37F537EC" w14:textId="77777777" w:rsidR="007D25A9" w:rsidRPr="007D25A9" w:rsidRDefault="007D25A9" w:rsidP="007D25A9">
      <w:pPr>
        <w:rPr>
          <w:u w:val="single"/>
        </w:rPr>
      </w:pPr>
      <w:r w:rsidRPr="007D25A9">
        <w:rPr>
          <w:u w:val="single"/>
        </w:rPr>
        <w:t>Initial State (from Upfront/Remnant View)</w:t>
      </w:r>
    </w:p>
    <w:p w14:paraId="556F32BA" w14:textId="77777777" w:rsidR="007D25A9" w:rsidRDefault="007D25A9" w:rsidP="007B016D">
      <w:pPr>
        <w:pStyle w:val="ListParagraph"/>
        <w:numPr>
          <w:ilvl w:val="0"/>
          <w:numId w:val="48"/>
        </w:numPr>
      </w:pPr>
      <w:r>
        <w:t>Because quarter is already selected, we fill up effective dates and expiration dates with the same values used when quarter selection changes above.</w:t>
      </w:r>
    </w:p>
    <w:p w14:paraId="1C40CBAA" w14:textId="621C3D5C" w:rsidR="007D25A9" w:rsidRDefault="007D25A9" w:rsidP="007B016D">
      <w:pPr>
        <w:pStyle w:val="ListParagraph"/>
        <w:numPr>
          <w:ilvl w:val="0"/>
          <w:numId w:val="48"/>
        </w:numPr>
      </w:pPr>
      <w:r>
        <w:t>By default, select the last on the list.</w:t>
      </w:r>
    </w:p>
    <w:p w14:paraId="536B2CDC" w14:textId="751ABB89" w:rsidR="004B5AC4" w:rsidRDefault="004B5AC4" w:rsidP="006F04F2">
      <w:pPr>
        <w:pStyle w:val="Heading3"/>
      </w:pPr>
      <w:bookmarkStart w:id="356" w:name="_Toc521460302"/>
      <w:r>
        <w:t>Demographics</w:t>
      </w:r>
      <w:bookmarkEnd w:id="356"/>
    </w:p>
    <w:p w14:paraId="076CD457" w14:textId="67CB36E5" w:rsidR="004B5AC4" w:rsidRDefault="006F04F2" w:rsidP="006057B2">
      <w:pPr>
        <w:pStyle w:val="ListParagraph"/>
        <w:numPr>
          <w:ilvl w:val="0"/>
          <w:numId w:val="39"/>
        </w:numPr>
      </w:pPr>
      <w:r>
        <w:t>Rates are numeric entry only</w:t>
      </w:r>
    </w:p>
    <w:p w14:paraId="7A05DC5C" w14:textId="173F693A" w:rsidR="006F04F2" w:rsidRDefault="006F04F2" w:rsidP="006057B2">
      <w:pPr>
        <w:pStyle w:val="ListParagraph"/>
        <w:numPr>
          <w:ilvl w:val="0"/>
          <w:numId w:val="39"/>
        </w:numPr>
      </w:pPr>
      <w:r>
        <w:t>If Buy Type is zero rate type, then rate should always be zero</w:t>
      </w:r>
    </w:p>
    <w:p w14:paraId="2608B36F" w14:textId="30320E30" w:rsidR="006F04F2" w:rsidRDefault="006F04F2" w:rsidP="006057B2">
      <w:pPr>
        <w:pStyle w:val="ListParagraph"/>
        <w:numPr>
          <w:ilvl w:val="0"/>
          <w:numId w:val="39"/>
        </w:numPr>
      </w:pPr>
      <w:r>
        <w:t>Update :15 and :60 from :30 and Impression</w:t>
      </w:r>
    </w:p>
    <w:p w14:paraId="74670B86" w14:textId="5594C97E" w:rsidR="006F04F2" w:rsidRDefault="006F04F2" w:rsidP="006057B2">
      <w:pPr>
        <w:pStyle w:val="ListParagraph"/>
        <w:numPr>
          <w:ilvl w:val="0"/>
          <w:numId w:val="39"/>
        </w:numPr>
      </w:pPr>
      <w:r>
        <w:t>IF :30 blank so should :15 and :60</w:t>
      </w:r>
    </w:p>
    <w:p w14:paraId="4802D85D" w14:textId="30334FB6" w:rsidR="006F04F2" w:rsidRDefault="006F04F2" w:rsidP="006057B2">
      <w:pPr>
        <w:pStyle w:val="ListParagraph"/>
        <w:numPr>
          <w:ilvl w:val="0"/>
          <w:numId w:val="39"/>
        </w:numPr>
      </w:pPr>
      <w:r>
        <w:t>If Buy Type is PE or PDR, duplicate the first demo rate for all remaining demo</w:t>
      </w:r>
    </w:p>
    <w:p w14:paraId="555D69D8" w14:textId="352272C8" w:rsidR="006F04F2" w:rsidRDefault="006F04F2" w:rsidP="006F04F2">
      <w:pPr>
        <w:pStyle w:val="Heading2"/>
      </w:pPr>
      <w:bookmarkStart w:id="357" w:name="_Toc521460303"/>
      <w:r>
        <w:t>SAVE</w:t>
      </w:r>
      <w:r w:rsidR="0029357B">
        <w:t>/Update</w:t>
      </w:r>
      <w:bookmarkEnd w:id="357"/>
    </w:p>
    <w:p w14:paraId="5B8E9CDC" w14:textId="0D397773" w:rsidR="006F04F2" w:rsidRDefault="006F04F2" w:rsidP="006057B2">
      <w:pPr>
        <w:pStyle w:val="ListParagraph"/>
        <w:numPr>
          <w:ilvl w:val="0"/>
          <w:numId w:val="40"/>
        </w:numPr>
      </w:pPr>
      <w:r>
        <w:t>Validation of fields</w:t>
      </w:r>
    </w:p>
    <w:p w14:paraId="183BED6A" w14:textId="56046FC0" w:rsidR="0022036C" w:rsidRDefault="0022036C" w:rsidP="006057B2">
      <w:pPr>
        <w:pStyle w:val="ListParagraph"/>
        <w:numPr>
          <w:ilvl w:val="0"/>
          <w:numId w:val="40"/>
        </w:numPr>
      </w:pPr>
      <w:commentRangeStart w:id="358"/>
      <w:r>
        <w:t>Check if property exists based on:  NetID, QtrName, PropName, DayPart, DaysCode, StartTime, and EndTime</w:t>
      </w:r>
      <w:commentRangeEnd w:id="358"/>
      <w:r>
        <w:rPr>
          <w:rStyle w:val="CommentReference"/>
        </w:rPr>
        <w:commentReference w:id="358"/>
      </w:r>
      <w:r>
        <w:t>.  If it doesn’t exist, go to 3 else go to 4</w:t>
      </w:r>
    </w:p>
    <w:p w14:paraId="2CDF0A0C" w14:textId="1A60F845" w:rsidR="0022036C" w:rsidRDefault="0022036C" w:rsidP="006057B2">
      <w:pPr>
        <w:pStyle w:val="ListParagraph"/>
        <w:numPr>
          <w:ilvl w:val="0"/>
          <w:numId w:val="40"/>
        </w:numPr>
      </w:pPr>
      <w:r>
        <w:t>Create Property</w:t>
      </w:r>
    </w:p>
    <w:p w14:paraId="4855B080" w14:textId="15212A6A" w:rsidR="0022036C" w:rsidRDefault="0022036C" w:rsidP="006057B2">
      <w:pPr>
        <w:pStyle w:val="ListParagraph"/>
        <w:numPr>
          <w:ilvl w:val="0"/>
          <w:numId w:val="40"/>
        </w:numPr>
      </w:pPr>
      <w:r>
        <w:t>Reference existing property found in #2</w:t>
      </w:r>
    </w:p>
    <w:p w14:paraId="601A3BF6" w14:textId="77777777" w:rsidR="00675A82" w:rsidRDefault="00675A82" w:rsidP="006057B2">
      <w:pPr>
        <w:pStyle w:val="ListParagraph"/>
        <w:numPr>
          <w:ilvl w:val="0"/>
          <w:numId w:val="40"/>
        </w:numPr>
      </w:pPr>
      <w:r>
        <w:t>The property id created in #3 or referenced in #4 will be used to create rates</w:t>
      </w:r>
    </w:p>
    <w:p w14:paraId="4BBFE084" w14:textId="584932AA" w:rsidR="00675A82" w:rsidRPr="00675A82" w:rsidRDefault="0022036C" w:rsidP="006057B2">
      <w:pPr>
        <w:pStyle w:val="ListParagraph"/>
        <w:numPr>
          <w:ilvl w:val="0"/>
          <w:numId w:val="40"/>
        </w:numPr>
      </w:pPr>
      <w:r>
        <w:t xml:space="preserve">Check each populated demo </w:t>
      </w:r>
      <w:r w:rsidR="00675A82">
        <w:t xml:space="preserve">based on </w:t>
      </w:r>
      <w:r w:rsidR="00675A82" w:rsidRPr="00675A82">
        <w:rPr>
          <w:rFonts w:ascii="Consolas" w:hAnsi="Consolas" w:cs="Consolas"/>
          <w:sz w:val="19"/>
          <w:szCs w:val="19"/>
        </w:rPr>
        <w:t>@PropertyId</w:t>
      </w:r>
      <w:r w:rsidR="00675A82" w:rsidRPr="00675A82">
        <w:rPr>
          <w:rFonts w:ascii="Consolas" w:hAnsi="Consolas" w:cs="Consolas"/>
          <w:color w:val="808080"/>
          <w:sz w:val="19"/>
          <w:szCs w:val="19"/>
        </w:rPr>
        <w:t>,</w:t>
      </w:r>
      <w:r w:rsidR="00675A82" w:rsidRPr="00675A82">
        <w:rPr>
          <w:rFonts w:ascii="Consolas" w:hAnsi="Consolas" w:cs="Consolas"/>
          <w:sz w:val="19"/>
          <w:szCs w:val="19"/>
        </w:rPr>
        <w:t xml:space="preserve"> @DemographicSettingsId</w:t>
      </w:r>
      <w:r w:rsidR="00675A82" w:rsidRPr="00675A82">
        <w:rPr>
          <w:rFonts w:ascii="Consolas" w:hAnsi="Consolas" w:cs="Consolas"/>
          <w:color w:val="808080"/>
          <w:sz w:val="19"/>
          <w:szCs w:val="19"/>
        </w:rPr>
        <w:t>,</w:t>
      </w:r>
      <w:r w:rsidR="00675A82" w:rsidRPr="00675A82">
        <w:rPr>
          <w:rFonts w:ascii="Consolas" w:hAnsi="Consolas" w:cs="Consolas"/>
          <w:sz w:val="19"/>
          <w:szCs w:val="19"/>
        </w:rPr>
        <w:t xml:space="preserve"> @QuarterId</w:t>
      </w:r>
      <w:r w:rsidR="00675A82" w:rsidRPr="00675A82">
        <w:rPr>
          <w:rFonts w:ascii="Consolas" w:hAnsi="Consolas" w:cs="Consolas"/>
          <w:color w:val="808080"/>
          <w:sz w:val="19"/>
          <w:szCs w:val="19"/>
        </w:rPr>
        <w:t>,</w:t>
      </w:r>
      <w:r w:rsidR="00675A82" w:rsidRPr="00675A82">
        <w:rPr>
          <w:rFonts w:ascii="Consolas" w:hAnsi="Consolas" w:cs="Consolas"/>
          <w:sz w:val="19"/>
          <w:szCs w:val="19"/>
        </w:rPr>
        <w:t xml:space="preserve"> @BuyTypeId</w:t>
      </w:r>
      <w:r w:rsidR="00675A82" w:rsidRPr="00675A82">
        <w:rPr>
          <w:rFonts w:ascii="Consolas" w:hAnsi="Consolas" w:cs="Consolas"/>
          <w:color w:val="808080"/>
          <w:sz w:val="19"/>
          <w:szCs w:val="19"/>
        </w:rPr>
        <w:t>,</w:t>
      </w:r>
      <w:r w:rsidR="00675A82" w:rsidRPr="00675A82">
        <w:rPr>
          <w:rFonts w:ascii="Consolas" w:hAnsi="Consolas" w:cs="Consolas"/>
          <w:sz w:val="19"/>
          <w:szCs w:val="19"/>
        </w:rPr>
        <w:t xml:space="preserve"> @DoNotBuyTypeId</w:t>
      </w:r>
      <w:r w:rsidR="00675A82" w:rsidRPr="00675A82">
        <w:rPr>
          <w:rFonts w:ascii="Consolas" w:hAnsi="Consolas" w:cs="Consolas"/>
          <w:color w:val="808080"/>
          <w:sz w:val="19"/>
          <w:szCs w:val="19"/>
        </w:rPr>
        <w:t>,</w:t>
      </w:r>
      <w:r w:rsidR="00675A82" w:rsidRPr="00675A82">
        <w:rPr>
          <w:rFonts w:ascii="Consolas" w:hAnsi="Consolas" w:cs="Consolas"/>
          <w:sz w:val="19"/>
          <w:szCs w:val="19"/>
        </w:rPr>
        <w:t xml:space="preserve"> @ActualMandateClientId</w:t>
      </w:r>
      <w:r w:rsidR="00675A82" w:rsidRPr="00675A82">
        <w:rPr>
          <w:rFonts w:ascii="Consolas" w:hAnsi="Consolas" w:cs="Consolas"/>
          <w:color w:val="808080"/>
          <w:sz w:val="19"/>
          <w:szCs w:val="19"/>
        </w:rPr>
        <w:t>,</w:t>
      </w:r>
      <w:r w:rsidR="00675A82" w:rsidRPr="00675A82">
        <w:rPr>
          <w:rFonts w:ascii="Consolas" w:hAnsi="Consolas" w:cs="Consolas"/>
          <w:sz w:val="19"/>
          <w:szCs w:val="19"/>
        </w:rPr>
        <w:t xml:space="preserve"> @Revision</w:t>
      </w:r>
      <w:r w:rsidR="00675A82">
        <w:rPr>
          <w:rFonts w:ascii="Consolas" w:hAnsi="Consolas" w:cs="Consolas"/>
          <w:sz w:val="19"/>
          <w:szCs w:val="19"/>
        </w:rPr>
        <w:t>.  If it already exists, alert user and go t</w:t>
      </w:r>
      <w:r w:rsidR="0029357B">
        <w:rPr>
          <w:rFonts w:ascii="Consolas" w:hAnsi="Consolas" w:cs="Consolas"/>
          <w:sz w:val="19"/>
          <w:szCs w:val="19"/>
        </w:rPr>
        <w:t>o 15</w:t>
      </w:r>
      <w:r w:rsidR="00675A82">
        <w:rPr>
          <w:rFonts w:ascii="Consolas" w:hAnsi="Consolas" w:cs="Consolas"/>
          <w:sz w:val="19"/>
          <w:szCs w:val="19"/>
        </w:rPr>
        <w:t>.</w:t>
      </w:r>
    </w:p>
    <w:p w14:paraId="7EDAD5D3" w14:textId="00D6DCEF" w:rsidR="0022036C" w:rsidRDefault="00675A82" w:rsidP="006057B2">
      <w:pPr>
        <w:pStyle w:val="ListParagraph"/>
        <w:numPr>
          <w:ilvl w:val="0"/>
          <w:numId w:val="40"/>
        </w:numPr>
      </w:pPr>
      <w:r>
        <w:t>Add Spot Len 30, 60 , 120 to rates</w:t>
      </w:r>
    </w:p>
    <w:p w14:paraId="7AF0BEDB" w14:textId="103A73DE" w:rsidR="00675A82" w:rsidRDefault="00675A82" w:rsidP="006057B2">
      <w:pPr>
        <w:pStyle w:val="ListParagraph"/>
        <w:numPr>
          <w:ilvl w:val="0"/>
          <w:numId w:val="40"/>
        </w:numPr>
      </w:pPr>
      <w:r>
        <w:t>Add Spot Len 15 based on US and CA rules for splitting</w:t>
      </w:r>
    </w:p>
    <w:p w14:paraId="49E1435D" w14:textId="059A244C" w:rsidR="00675A82" w:rsidRDefault="00675A82" w:rsidP="006057B2">
      <w:pPr>
        <w:pStyle w:val="ListParagraph"/>
        <w:numPr>
          <w:ilvl w:val="0"/>
          <w:numId w:val="40"/>
        </w:numPr>
      </w:pPr>
      <w:r>
        <w:t xml:space="preserve">If Buy Type in BUY_TYPE_T has IsAddADU as 1 then, Add ADU rates (15, 30, 60, 120).  </w:t>
      </w:r>
      <w:r w:rsidR="0029357B">
        <w:t>Spot Len 15 uses US and CA rules for splitting.</w:t>
      </w:r>
    </w:p>
    <w:p w14:paraId="7B191B4E" w14:textId="3E2C67B7" w:rsidR="006F04F2" w:rsidRDefault="00675A82" w:rsidP="006057B2">
      <w:pPr>
        <w:pStyle w:val="ListParagraph"/>
        <w:numPr>
          <w:ilvl w:val="0"/>
          <w:numId w:val="40"/>
        </w:numPr>
      </w:pPr>
      <w:r>
        <w:lastRenderedPageBreak/>
        <w:t>Auto-approve new rates created in 9 if IsAutoApprove for the Buy Type is set to 1.</w:t>
      </w:r>
      <w:r w:rsidR="0022036C">
        <w:t xml:space="preserve">  </w:t>
      </w:r>
    </w:p>
    <w:p w14:paraId="67A3B013" w14:textId="77777777" w:rsidR="00675A82" w:rsidRDefault="00675A82" w:rsidP="006057B2">
      <w:pPr>
        <w:pStyle w:val="ListParagraph"/>
        <w:numPr>
          <w:ilvl w:val="0"/>
          <w:numId w:val="40"/>
        </w:numPr>
      </w:pPr>
      <w:r>
        <w:t>Check if upfront already exists based on UpfrontType, Network, Quarter.</w:t>
      </w:r>
    </w:p>
    <w:p w14:paraId="50531B71" w14:textId="38EA7DD0" w:rsidR="00675A82" w:rsidRDefault="00675A82" w:rsidP="006057B2">
      <w:pPr>
        <w:pStyle w:val="ListParagraph"/>
        <w:numPr>
          <w:ilvl w:val="0"/>
          <w:numId w:val="40"/>
        </w:numPr>
      </w:pPr>
      <w:r>
        <w:t>IF Upfront already exists and upfront is locked, rollback all actions taken from Step 1.  Do not create upfront.</w:t>
      </w:r>
    </w:p>
    <w:p w14:paraId="16E97765" w14:textId="3C78E9A0" w:rsidR="00675A82" w:rsidRDefault="00675A82" w:rsidP="006057B2">
      <w:pPr>
        <w:pStyle w:val="ListParagraph"/>
        <w:numPr>
          <w:ilvl w:val="0"/>
          <w:numId w:val="40"/>
        </w:numPr>
      </w:pPr>
      <w:r>
        <w:t>IF Upfront already exists and upfront is not locked, insert new upfront lines based on rates created.</w:t>
      </w:r>
    </w:p>
    <w:p w14:paraId="4893B1FE" w14:textId="5732F9D0" w:rsidR="00675A82" w:rsidRDefault="00675A82" w:rsidP="006057B2">
      <w:pPr>
        <w:pStyle w:val="ListParagraph"/>
        <w:numPr>
          <w:ilvl w:val="0"/>
          <w:numId w:val="40"/>
        </w:numPr>
      </w:pPr>
      <w:r>
        <w:t>If Upfront does not exist, create Upfront unless Upfront is currently locked.  Append _UPFRONT or _REMNANT to name accordingly</w:t>
      </w:r>
      <w:r w:rsidR="0029357B">
        <w:t xml:space="preserve"> and insert upfront lines based on rates created.</w:t>
      </w:r>
    </w:p>
    <w:p w14:paraId="78EFA6DC" w14:textId="457503E0" w:rsidR="006F04F2" w:rsidRDefault="0029357B" w:rsidP="006057B2">
      <w:pPr>
        <w:pStyle w:val="ListParagraph"/>
        <w:numPr>
          <w:ilvl w:val="0"/>
          <w:numId w:val="40"/>
        </w:numPr>
        <w:rPr>
          <w:ins w:id="359" w:author="C Pham" w:date="2018-07-25T15:21:00Z"/>
        </w:rPr>
      </w:pPr>
      <w:r>
        <w:t>End.</w:t>
      </w:r>
    </w:p>
    <w:p w14:paraId="618ADB21" w14:textId="32E0DFC6" w:rsidR="00E106A7" w:rsidRDefault="00E106A7">
      <w:pPr>
        <w:rPr>
          <w:ins w:id="360" w:author="C Pham" w:date="2018-07-25T15:21:00Z"/>
        </w:rPr>
        <w:pPrChange w:id="361" w:author="C Pham" w:date="2018-07-25T15:21:00Z">
          <w:pPr>
            <w:pStyle w:val="ListParagraph"/>
            <w:numPr>
              <w:numId w:val="40"/>
            </w:numPr>
            <w:ind w:hanging="360"/>
          </w:pPr>
        </w:pPrChange>
      </w:pPr>
      <w:ins w:id="362" w:author="C Pham" w:date="2018-07-25T15:21:00Z">
        <w:r>
          <w:t xml:space="preserve">Brenda 7/25/18 </w:t>
        </w:r>
      </w:ins>
    </w:p>
    <w:p w14:paraId="683C361D" w14:textId="6EF35F0D" w:rsidR="00E106A7" w:rsidRDefault="00E106A7">
      <w:pPr>
        <w:pStyle w:val="ListParagraph"/>
        <w:numPr>
          <w:ilvl w:val="0"/>
          <w:numId w:val="74"/>
        </w:numPr>
        <w:pPrChange w:id="363" w:author="C Pham" w:date="2018-07-25T15:21:00Z">
          <w:pPr>
            <w:pStyle w:val="ListParagraph"/>
            <w:numPr>
              <w:numId w:val="40"/>
            </w:numPr>
            <w:ind w:hanging="360"/>
          </w:pPr>
        </w:pPrChange>
      </w:pPr>
      <w:ins w:id="364" w:author="C Pham" w:date="2018-07-25T15:21:00Z">
        <w:r>
          <w:t>StartTime should always be before EndTime</w:t>
        </w:r>
      </w:ins>
    </w:p>
    <w:p w14:paraId="54A55B16" w14:textId="46578C5C" w:rsidR="006F04F2" w:rsidRDefault="006F04F2" w:rsidP="006F04F2">
      <w:pPr>
        <w:pStyle w:val="Heading2"/>
      </w:pPr>
      <w:bookmarkStart w:id="365" w:name="_Toc521460304"/>
      <w:r>
        <w:t>DELETE</w:t>
      </w:r>
      <w:bookmarkEnd w:id="365"/>
    </w:p>
    <w:p w14:paraId="24E586C2" w14:textId="77777777" w:rsidR="00082690" w:rsidRDefault="00082690" w:rsidP="006F04F2">
      <w:pPr>
        <w:rPr>
          <w:color w:val="FF0000"/>
        </w:rPr>
      </w:pPr>
      <w:r>
        <w:rPr>
          <w:color w:val="FF0000"/>
        </w:rPr>
        <w:t>7/10/2018</w:t>
      </w:r>
    </w:p>
    <w:p w14:paraId="386A59C3" w14:textId="146F89D6" w:rsidR="006F04F2" w:rsidRDefault="006F04F2" w:rsidP="006F04F2">
      <w:pPr>
        <w:rPr>
          <w:color w:val="FF0000"/>
        </w:rPr>
      </w:pPr>
      <w:r w:rsidRPr="0029357B">
        <w:rPr>
          <w:color w:val="FF0000"/>
        </w:rPr>
        <w:t>Not clear on this yet.  I believe a property can never be deleted but an upfront/remnant line can.  I have not tested code to observe behavior at this point.</w:t>
      </w:r>
    </w:p>
    <w:p w14:paraId="1607838D" w14:textId="77777777" w:rsidR="00082690" w:rsidRDefault="00CA41CE" w:rsidP="006F04F2">
      <w:pPr>
        <w:rPr>
          <w:color w:val="FF0000"/>
        </w:rPr>
      </w:pPr>
      <w:r>
        <w:rPr>
          <w:color w:val="FF0000"/>
        </w:rPr>
        <w:t xml:space="preserve">07/24/2018 </w:t>
      </w:r>
    </w:p>
    <w:p w14:paraId="74F5BB81" w14:textId="14189A94" w:rsidR="00CA41CE" w:rsidRDefault="00CA41CE" w:rsidP="006F04F2">
      <w:pPr>
        <w:rPr>
          <w:color w:val="FF0000"/>
        </w:rPr>
      </w:pPr>
      <w:commentRangeStart w:id="366"/>
      <w:r>
        <w:rPr>
          <w:color w:val="FF0000"/>
        </w:rPr>
        <w:t>Properties</w:t>
      </w:r>
      <w:commentRangeEnd w:id="366"/>
      <w:r w:rsidR="00B67B0F">
        <w:rPr>
          <w:rStyle w:val="CommentReference"/>
        </w:rPr>
        <w:commentReference w:id="366"/>
      </w:r>
      <w:r>
        <w:rPr>
          <w:color w:val="FF0000"/>
        </w:rPr>
        <w:t xml:space="preserve"> can be deleted from schedules/proposals</w:t>
      </w:r>
      <w:r w:rsidR="00082690">
        <w:rPr>
          <w:color w:val="FF0000"/>
        </w:rPr>
        <w:t>.</w:t>
      </w:r>
    </w:p>
    <w:p w14:paraId="0A107E48" w14:textId="77777777" w:rsidR="00CA41CE" w:rsidRDefault="00CA41CE" w:rsidP="006F04F2">
      <w:pPr>
        <w:rPr>
          <w:color w:val="FF0000"/>
        </w:rPr>
      </w:pPr>
    </w:p>
    <w:p w14:paraId="35C94CA0" w14:textId="551D3EC4" w:rsidR="00CA41CE" w:rsidRDefault="00CA41CE" w:rsidP="00CA41CE">
      <w:pPr>
        <w:pStyle w:val="Heading1"/>
      </w:pPr>
      <w:bookmarkStart w:id="367" w:name="_Toc521460305"/>
      <w:r>
        <w:t>Manage Media</w:t>
      </w:r>
      <w:bookmarkEnd w:id="367"/>
    </w:p>
    <w:p w14:paraId="7556384E" w14:textId="07BB010D" w:rsidR="00CA41CE" w:rsidRDefault="00CA41CE" w:rsidP="00CA41CE">
      <w:pPr>
        <w:pStyle w:val="Heading2"/>
      </w:pPr>
      <w:bookmarkStart w:id="368" w:name="_Toc521460306"/>
      <w:r>
        <w:t>Upfronts</w:t>
      </w:r>
      <w:bookmarkEnd w:id="368"/>
    </w:p>
    <w:p w14:paraId="7830B104" w14:textId="5001B42A" w:rsidR="00082690" w:rsidRPr="00082690" w:rsidRDefault="00082690" w:rsidP="00082690">
      <w:r w:rsidRPr="00BE768A">
        <w:rPr>
          <w:highlight w:val="yellow"/>
        </w:rPr>
        <w:t>Approved On:</w:t>
      </w:r>
      <w:r w:rsidRPr="00BE768A">
        <w:rPr>
          <w:highlight w:val="yellow"/>
        </w:rPr>
        <w:br/>
        <w:t>Approved By:</w:t>
      </w:r>
      <w:r w:rsidRPr="00BE768A">
        <w:rPr>
          <w:highlight w:val="yellow"/>
        </w:rPr>
        <w:br/>
        <w:t>Delivery Date: 08/31/2018</w:t>
      </w:r>
    </w:p>
    <w:p w14:paraId="340981AF" w14:textId="7645C95B" w:rsidR="006C1AC1" w:rsidRDefault="00CA41CE" w:rsidP="00CA41CE">
      <w:pPr>
        <w:pStyle w:val="Heading3"/>
      </w:pPr>
      <w:bookmarkStart w:id="369" w:name="_Toc521460307"/>
      <w:commentRangeStart w:id="370"/>
      <w:r>
        <w:t>Edit</w:t>
      </w:r>
      <w:commentRangeEnd w:id="370"/>
      <w:r w:rsidR="00BE2BF8">
        <w:rPr>
          <w:rStyle w:val="CommentReference"/>
          <w:rFonts w:asciiTheme="minorHAnsi" w:eastAsiaTheme="minorEastAsia" w:hAnsiTheme="minorHAnsi" w:cstheme="minorBidi"/>
          <w:caps w:val="0"/>
          <w:color w:val="auto"/>
          <w:spacing w:val="0"/>
        </w:rPr>
        <w:commentReference w:id="370"/>
      </w:r>
      <w:bookmarkEnd w:id="369"/>
    </w:p>
    <w:p w14:paraId="308B6C31" w14:textId="300DC8AF" w:rsidR="00301F39" w:rsidRDefault="0011581E" w:rsidP="0011581E">
      <w:pPr>
        <w:pStyle w:val="Heading4"/>
      </w:pPr>
      <w:bookmarkStart w:id="371" w:name="_Ref520256535"/>
      <w:r>
        <w:t>Save Changes</w:t>
      </w:r>
      <w:bookmarkEnd w:id="371"/>
      <w:r w:rsidR="00A00DC2">
        <w:t xml:space="preserve"> </w:t>
      </w:r>
      <w:r w:rsidR="00A00DC2" w:rsidRPr="00A00DC2">
        <w:rPr>
          <w:color w:val="FF0000"/>
        </w:rPr>
        <w:t>(NEED JOHN’S HELP IDENTIFYING ALL PLACES IN THE CODE WHERE SAVE IS TESTED AND EXECUTED)</w:t>
      </w:r>
    </w:p>
    <w:p w14:paraId="5AEDC3C0" w14:textId="252CBE37" w:rsidR="00157986" w:rsidRDefault="00157986" w:rsidP="002152E5">
      <w:pPr>
        <w:pStyle w:val="ListParagraph"/>
        <w:numPr>
          <w:ilvl w:val="0"/>
          <w:numId w:val="66"/>
        </w:numPr>
      </w:pPr>
      <w:r w:rsidRPr="00157986">
        <w:t>Check to see if one or more Approved Lines have changed Property data</w:t>
      </w:r>
    </w:p>
    <w:p w14:paraId="6ABF67F1" w14:textId="58879C25" w:rsidR="00157986" w:rsidRPr="00157986" w:rsidRDefault="00157986" w:rsidP="002152E5">
      <w:pPr>
        <w:pStyle w:val="ListParagraph"/>
        <w:numPr>
          <w:ilvl w:val="0"/>
          <w:numId w:val="66"/>
        </w:numPr>
        <w:rPr>
          <w:i/>
        </w:rPr>
      </w:pPr>
      <w:r w:rsidRPr="00157986">
        <w:t>If there is at least one row with changed Upfront Line Data that is already APPROVED, prompt the User to Continue or Cancel</w:t>
      </w:r>
      <w:r>
        <w:br/>
      </w:r>
      <w:r w:rsidRPr="00157986">
        <w:rPr>
          <w:i/>
        </w:rPr>
        <w:t>One or more lines in this Workbook contained changed data AND one or more of these changed lines were already marked as 'Approved'.  You chose not to cancel saving any data."</w:t>
      </w:r>
    </w:p>
    <w:p w14:paraId="657E22A9" w14:textId="0DBE24C8" w:rsidR="00157986" w:rsidRPr="00157986" w:rsidRDefault="00157986" w:rsidP="002152E5">
      <w:pPr>
        <w:pStyle w:val="ListParagraph"/>
        <w:numPr>
          <w:ilvl w:val="0"/>
          <w:numId w:val="66"/>
        </w:numPr>
      </w:pPr>
      <w:r w:rsidRPr="00157986">
        <w:lastRenderedPageBreak/>
        <w:t>Save any Changes in Non</w:t>
      </w:r>
      <w:r>
        <w:t>-</w:t>
      </w:r>
      <w:r w:rsidRPr="00157986">
        <w:t>Approved Lines</w:t>
      </w:r>
      <w:r w:rsidR="00A00DC2">
        <w:rPr>
          <w:rStyle w:val="FootnoteReference"/>
        </w:rPr>
        <w:footnoteReference w:id="1"/>
      </w:r>
    </w:p>
    <w:p w14:paraId="0E17FF3B" w14:textId="52406540" w:rsidR="00301F39" w:rsidRDefault="00301F39" w:rsidP="00301F39">
      <w:r>
        <w:t>Properties (each row) are editable if they meet the following criteria:</w:t>
      </w:r>
    </w:p>
    <w:p w14:paraId="799A302E" w14:textId="1C8B9AB7" w:rsidR="00301F39" w:rsidRDefault="0011581E" w:rsidP="002152E5">
      <w:pPr>
        <w:pStyle w:val="ListParagraph"/>
        <w:numPr>
          <w:ilvl w:val="0"/>
          <w:numId w:val="64"/>
        </w:numPr>
      </w:pPr>
      <w:r>
        <w:t>Line is not approved</w:t>
      </w:r>
    </w:p>
    <w:p w14:paraId="2D11BCFA" w14:textId="411D76F5" w:rsidR="0011581E" w:rsidRDefault="0011581E" w:rsidP="002152E5">
      <w:pPr>
        <w:pStyle w:val="ListParagraph"/>
        <w:numPr>
          <w:ilvl w:val="0"/>
          <w:numId w:val="64"/>
        </w:numPr>
      </w:pPr>
      <w:r>
        <w:t xml:space="preserve">Line is not approve locked </w:t>
      </w:r>
    </w:p>
    <w:p w14:paraId="0CA49E46" w14:textId="65C67196" w:rsidR="0011581E" w:rsidRDefault="0011581E" w:rsidP="002152E5">
      <w:pPr>
        <w:pStyle w:val="ListParagraph"/>
        <w:numPr>
          <w:ilvl w:val="0"/>
          <w:numId w:val="64"/>
        </w:numPr>
      </w:pPr>
      <w:r>
        <w:t xml:space="preserve">Spot len = 30 </w:t>
      </w:r>
      <w:r w:rsidRPr="0011581E">
        <w:rPr>
          <w:color w:val="FF0000"/>
        </w:rPr>
        <w:t xml:space="preserve">(Brenda, need more explanation of this </w:t>
      </w:r>
      <w:commentRangeStart w:id="372"/>
      <w:r w:rsidRPr="0011581E">
        <w:rPr>
          <w:color w:val="FF0000"/>
        </w:rPr>
        <w:t>rule</w:t>
      </w:r>
      <w:commentRangeEnd w:id="372"/>
      <w:r w:rsidR="00BE2BF8">
        <w:rPr>
          <w:rStyle w:val="CommentReference"/>
        </w:rPr>
        <w:commentReference w:id="372"/>
      </w:r>
      <w:r w:rsidRPr="0011581E">
        <w:rPr>
          <w:color w:val="FF0000"/>
        </w:rPr>
        <w:t>)</w:t>
      </w:r>
      <w:r w:rsidR="00BE2BF8">
        <w:rPr>
          <w:color w:val="FF0000"/>
        </w:rPr>
        <w:t xml:space="preserve"> </w:t>
      </w:r>
    </w:p>
    <w:p w14:paraId="3A042694" w14:textId="22697238" w:rsidR="0011581E" w:rsidRDefault="0011581E" w:rsidP="002152E5">
      <w:pPr>
        <w:pStyle w:val="ListParagraph"/>
        <w:numPr>
          <w:ilvl w:val="0"/>
          <w:numId w:val="64"/>
        </w:numPr>
      </w:pPr>
      <w:r>
        <w:t>NetworkId of property is the same as the upfront’s networkid</w:t>
      </w:r>
      <w:r>
        <w:rPr>
          <w:rStyle w:val="FootnoteReference"/>
        </w:rPr>
        <w:footnoteReference w:id="2"/>
      </w:r>
    </w:p>
    <w:p w14:paraId="1A88CE53" w14:textId="3EEA82FF" w:rsidR="0011581E" w:rsidRDefault="0011581E" w:rsidP="0011581E">
      <w:r>
        <w:t>When a row is edited, change to color of the cell to RED so user knows what was edited.</w:t>
      </w:r>
    </w:p>
    <w:p w14:paraId="05203053" w14:textId="140F7F8F" w:rsidR="0011581E" w:rsidRDefault="0011581E" w:rsidP="0011581E">
      <w:r>
        <w:t>Only the following columns can be edited</w:t>
      </w:r>
    </w:p>
    <w:p w14:paraId="45B035DF" w14:textId="03F4D8A2" w:rsidR="0011581E" w:rsidRDefault="0011581E" w:rsidP="002152E5">
      <w:pPr>
        <w:pStyle w:val="ListParagraph"/>
        <w:numPr>
          <w:ilvl w:val="0"/>
          <w:numId w:val="65"/>
        </w:numPr>
      </w:pPr>
      <w:r>
        <w:t xml:space="preserve">Property Name </w:t>
      </w:r>
    </w:p>
    <w:p w14:paraId="5573468E" w14:textId="7481EFCB" w:rsidR="0011581E" w:rsidRDefault="0011581E" w:rsidP="002152E5">
      <w:pPr>
        <w:pStyle w:val="ListParagraph"/>
        <w:numPr>
          <w:ilvl w:val="0"/>
          <w:numId w:val="65"/>
        </w:numPr>
      </w:pPr>
      <w:r>
        <w:t>Days Code</w:t>
      </w:r>
    </w:p>
    <w:p w14:paraId="4266957F" w14:textId="2037914E" w:rsidR="0011581E" w:rsidRDefault="0011581E" w:rsidP="002152E5">
      <w:pPr>
        <w:pStyle w:val="ListParagraph"/>
        <w:numPr>
          <w:ilvl w:val="0"/>
          <w:numId w:val="65"/>
        </w:numPr>
      </w:pPr>
      <w:r>
        <w:t>Start Time</w:t>
      </w:r>
    </w:p>
    <w:p w14:paraId="37D9239A" w14:textId="15A0C81F" w:rsidR="0011581E" w:rsidRDefault="0011581E" w:rsidP="002152E5">
      <w:pPr>
        <w:pStyle w:val="ListParagraph"/>
        <w:numPr>
          <w:ilvl w:val="0"/>
          <w:numId w:val="65"/>
        </w:numPr>
      </w:pPr>
      <w:r>
        <w:t>End Time</w:t>
      </w:r>
    </w:p>
    <w:p w14:paraId="0ECE2652" w14:textId="6B53F9DB" w:rsidR="0011581E" w:rsidRDefault="0011581E" w:rsidP="002152E5">
      <w:pPr>
        <w:pStyle w:val="ListParagraph"/>
        <w:numPr>
          <w:ilvl w:val="0"/>
          <w:numId w:val="65"/>
        </w:numPr>
      </w:pPr>
      <w:r>
        <w:t>Day Part</w:t>
      </w:r>
    </w:p>
    <w:p w14:paraId="0FA52B6A" w14:textId="5A3E6A10" w:rsidR="0011581E" w:rsidRDefault="0011581E" w:rsidP="002152E5">
      <w:pPr>
        <w:pStyle w:val="ListParagraph"/>
        <w:numPr>
          <w:ilvl w:val="0"/>
          <w:numId w:val="65"/>
        </w:numPr>
      </w:pPr>
      <w:r>
        <w:t>Buy Type</w:t>
      </w:r>
    </w:p>
    <w:p w14:paraId="2777C793" w14:textId="44060F31" w:rsidR="0011581E" w:rsidRDefault="0011581E" w:rsidP="002152E5">
      <w:pPr>
        <w:pStyle w:val="ListParagraph"/>
        <w:numPr>
          <w:ilvl w:val="0"/>
          <w:numId w:val="65"/>
        </w:numPr>
      </w:pPr>
      <w:r>
        <w:t>Rate</w:t>
      </w:r>
    </w:p>
    <w:p w14:paraId="39300B20" w14:textId="20003BE2" w:rsidR="0011581E" w:rsidRDefault="0011581E" w:rsidP="002152E5">
      <w:pPr>
        <w:pStyle w:val="ListParagraph"/>
        <w:numPr>
          <w:ilvl w:val="0"/>
          <w:numId w:val="65"/>
        </w:numPr>
      </w:pPr>
      <w:r>
        <w:t>Imp</w:t>
      </w:r>
    </w:p>
    <w:p w14:paraId="37819D39" w14:textId="064CF278" w:rsidR="0011581E" w:rsidRDefault="0011581E" w:rsidP="002152E5">
      <w:pPr>
        <w:pStyle w:val="ListParagraph"/>
        <w:numPr>
          <w:ilvl w:val="0"/>
          <w:numId w:val="65"/>
        </w:numPr>
      </w:pPr>
      <w:r>
        <w:t>Status</w:t>
      </w:r>
    </w:p>
    <w:p w14:paraId="0279660F" w14:textId="50B6820D" w:rsidR="0011581E" w:rsidRDefault="0011581E" w:rsidP="002152E5">
      <w:pPr>
        <w:pStyle w:val="ListParagraph"/>
        <w:numPr>
          <w:ilvl w:val="0"/>
          <w:numId w:val="65"/>
        </w:numPr>
      </w:pPr>
      <w:r>
        <w:t>Client Name</w:t>
      </w:r>
    </w:p>
    <w:p w14:paraId="50FE8EBB" w14:textId="3E162837" w:rsidR="0011581E" w:rsidRDefault="0011581E" w:rsidP="002152E5">
      <w:pPr>
        <w:pStyle w:val="ListParagraph"/>
        <w:numPr>
          <w:ilvl w:val="0"/>
          <w:numId w:val="65"/>
        </w:numPr>
      </w:pPr>
      <w:r>
        <w:t>Effective Date</w:t>
      </w:r>
    </w:p>
    <w:p w14:paraId="7311A7FC" w14:textId="2CB2429F" w:rsidR="0011581E" w:rsidRDefault="0011581E" w:rsidP="002152E5">
      <w:pPr>
        <w:pStyle w:val="ListParagraph"/>
        <w:numPr>
          <w:ilvl w:val="0"/>
          <w:numId w:val="65"/>
        </w:numPr>
      </w:pPr>
      <w:r>
        <w:t>Expiration Date</w:t>
      </w:r>
    </w:p>
    <w:p w14:paraId="154333AC" w14:textId="77C58DB6" w:rsidR="00CA41CE" w:rsidRDefault="00082690" w:rsidP="00082690">
      <w:pPr>
        <w:pStyle w:val="Heading4"/>
      </w:pPr>
      <w:r>
        <w:t>Create/Add Property</w:t>
      </w:r>
    </w:p>
    <w:p w14:paraId="2F6B7A5D" w14:textId="6D84C45C" w:rsidR="00082690" w:rsidRDefault="00082690" w:rsidP="00082690">
      <w:r>
        <w:t xml:space="preserve">Defined in </w:t>
      </w:r>
      <w:r>
        <w:fldChar w:fldCharType="begin"/>
      </w:r>
      <w:r>
        <w:instrText xml:space="preserve"> REF _Ref520055039 \h </w:instrText>
      </w:r>
      <w:r>
        <w:fldChar w:fldCharType="separate"/>
      </w:r>
      <w:r w:rsidR="00666236">
        <w:t>Create New Property</w:t>
      </w:r>
      <w:r>
        <w:fldChar w:fldCharType="end"/>
      </w:r>
      <w:r>
        <w:t xml:space="preserve"> (p. 15)</w:t>
      </w:r>
    </w:p>
    <w:p w14:paraId="4D67F8AE" w14:textId="77777777" w:rsidR="006426F7" w:rsidRDefault="006426F7" w:rsidP="00082690"/>
    <w:p w14:paraId="357599B5" w14:textId="7B9682C0" w:rsidR="003634EE" w:rsidRDefault="00082690" w:rsidP="003634EE">
      <w:pPr>
        <w:pStyle w:val="Heading4"/>
      </w:pPr>
      <w:bookmarkStart w:id="373" w:name="_Ref520236658"/>
      <w:r>
        <w:t>Add/Edit Notes</w:t>
      </w:r>
      <w:bookmarkEnd w:id="373"/>
    </w:p>
    <w:p w14:paraId="6722A7ED" w14:textId="7A0E55DF" w:rsidR="00191FD0" w:rsidRPr="00191FD0" w:rsidRDefault="00191FD0" w:rsidP="00191FD0">
      <w:commentRangeStart w:id="374"/>
      <w:r w:rsidRPr="00785B29">
        <w:rPr>
          <w:highlight w:val="yellow"/>
        </w:rPr>
        <w:t>Current</w:t>
      </w:r>
      <w:commentRangeEnd w:id="374"/>
      <w:r w:rsidR="00BE2BF8">
        <w:rPr>
          <w:rStyle w:val="CommentReference"/>
        </w:rPr>
        <w:commentReference w:id="374"/>
      </w:r>
      <w:r w:rsidRPr="00785B29">
        <w:rPr>
          <w:highlight w:val="yellow"/>
        </w:rPr>
        <w:t xml:space="preserve"> Status:  </w:t>
      </w:r>
      <w:r w:rsidR="00785B29" w:rsidRPr="00785B29">
        <w:rPr>
          <w:highlight w:val="yellow"/>
        </w:rPr>
        <w:t>Ready for Dev QA based on approved spec.</w:t>
      </w:r>
    </w:p>
    <w:p w14:paraId="6C98F137" w14:textId="2CA84C95" w:rsidR="003634EE" w:rsidRDefault="003634EE" w:rsidP="00191FD0">
      <w:pPr>
        <w:pStyle w:val="Heading5"/>
      </w:pPr>
      <w:r>
        <w:t>Create (Add Note)</w:t>
      </w:r>
    </w:p>
    <w:p w14:paraId="05B1ED69" w14:textId="531FCD80" w:rsidR="000C350E" w:rsidRDefault="000C350E" w:rsidP="003634EE">
      <w:r>
        <w:t xml:space="preserve">Note can be created by typing the note on the edit box provided (see </w:t>
      </w:r>
      <w:r>
        <w:rPr>
          <w:highlight w:val="yellow"/>
        </w:rPr>
        <w:fldChar w:fldCharType="begin"/>
      </w:r>
      <w:r>
        <w:instrText xml:space="preserve"> REF _Ref520130591 \h </w:instrText>
      </w:r>
      <w:r>
        <w:rPr>
          <w:highlight w:val="yellow"/>
        </w:rPr>
      </w:r>
      <w:r>
        <w:rPr>
          <w:highlight w:val="yellow"/>
        </w:rPr>
        <w:fldChar w:fldCharType="separate"/>
      </w:r>
      <w:r w:rsidR="00666236">
        <w:t xml:space="preserve">Figure </w:t>
      </w:r>
      <w:r w:rsidR="00666236">
        <w:rPr>
          <w:noProof/>
        </w:rPr>
        <w:t>14</w:t>
      </w:r>
      <w:r w:rsidR="00666236">
        <w:t>.  Create Note</w:t>
      </w:r>
      <w:r>
        <w:rPr>
          <w:highlight w:val="yellow"/>
        </w:rPr>
        <w:fldChar w:fldCharType="end"/>
      </w:r>
      <w:r>
        <w:t>) and clicking save.</w:t>
      </w:r>
    </w:p>
    <w:p w14:paraId="6F135138" w14:textId="0B9FEEA6" w:rsidR="000C350E" w:rsidRPr="003634EE" w:rsidRDefault="000C350E" w:rsidP="003634EE">
      <w:r>
        <w:t xml:space="preserve">Upon clicking save, note will be saved to the database and displayed in the list of notes for the upfront (see </w:t>
      </w:r>
      <w:r>
        <w:rPr>
          <w:highlight w:val="yellow"/>
        </w:rPr>
        <w:fldChar w:fldCharType="begin"/>
      </w:r>
      <w:r>
        <w:instrText xml:space="preserve"> REF _Ref520130591 \h </w:instrText>
      </w:r>
      <w:r>
        <w:rPr>
          <w:highlight w:val="yellow"/>
        </w:rPr>
      </w:r>
      <w:r>
        <w:rPr>
          <w:highlight w:val="yellow"/>
        </w:rPr>
        <w:fldChar w:fldCharType="separate"/>
      </w:r>
      <w:r w:rsidR="00666236">
        <w:t xml:space="preserve">Figure </w:t>
      </w:r>
      <w:r w:rsidR="00666236">
        <w:rPr>
          <w:noProof/>
        </w:rPr>
        <w:t>14</w:t>
      </w:r>
      <w:r w:rsidR="00666236">
        <w:t>.  Create Note</w:t>
      </w:r>
      <w:r>
        <w:rPr>
          <w:highlight w:val="yellow"/>
        </w:rPr>
        <w:fldChar w:fldCharType="end"/>
      </w:r>
      <w:r>
        <w:t>)</w:t>
      </w:r>
    </w:p>
    <w:p w14:paraId="65B477ED" w14:textId="5FF53653" w:rsidR="003634EE" w:rsidRDefault="003634EE" w:rsidP="003634EE">
      <w:pPr>
        <w:pStyle w:val="Caption"/>
        <w:keepNext/>
      </w:pPr>
      <w:bookmarkStart w:id="375" w:name="_Ref520130591"/>
      <w:r>
        <w:lastRenderedPageBreak/>
        <w:t xml:space="preserve">Figure </w:t>
      </w:r>
      <w:r w:rsidR="00226136">
        <w:rPr>
          <w:noProof/>
        </w:rPr>
        <w:fldChar w:fldCharType="begin"/>
      </w:r>
      <w:r w:rsidR="00226136">
        <w:rPr>
          <w:noProof/>
        </w:rPr>
        <w:instrText xml:space="preserve"> SEQ Figure \* ARABIC </w:instrText>
      </w:r>
      <w:r w:rsidR="00226136">
        <w:rPr>
          <w:noProof/>
        </w:rPr>
        <w:fldChar w:fldCharType="separate"/>
      </w:r>
      <w:r w:rsidR="00246890">
        <w:rPr>
          <w:noProof/>
        </w:rPr>
        <w:t>14</w:t>
      </w:r>
      <w:r w:rsidR="00226136">
        <w:rPr>
          <w:noProof/>
        </w:rPr>
        <w:fldChar w:fldCharType="end"/>
      </w:r>
      <w:r>
        <w:t>.  Create Note</w:t>
      </w:r>
      <w:bookmarkEnd w:id="375"/>
    </w:p>
    <w:p w14:paraId="7078ADFE" w14:textId="77777777" w:rsidR="003634EE" w:rsidRDefault="003634EE" w:rsidP="003634EE">
      <w:pPr>
        <w:keepNext/>
      </w:pPr>
      <w:r>
        <w:rPr>
          <w:noProof/>
          <w:lang w:eastAsia="en-US"/>
        </w:rPr>
        <w:drawing>
          <wp:inline distT="0" distB="0" distL="0" distR="0" wp14:anchorId="29045DAA" wp14:editId="6B874571">
            <wp:extent cx="3627408" cy="1847632"/>
            <wp:effectExtent l="0" t="0" r="0" b="635"/>
            <wp:docPr id="18" name="Picture 18" descr="C:\Users\phamc\AppData\Local\Temp\SNAGHTML9f52d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mc\AppData\Local\Temp\SNAGHTML9f52df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2708" cy="1850332"/>
                    </a:xfrm>
                    <a:prstGeom prst="rect">
                      <a:avLst/>
                    </a:prstGeom>
                    <a:noFill/>
                    <a:ln>
                      <a:noFill/>
                    </a:ln>
                  </pic:spPr>
                </pic:pic>
              </a:graphicData>
            </a:graphic>
          </wp:inline>
        </w:drawing>
      </w:r>
    </w:p>
    <w:p w14:paraId="3F7FED72" w14:textId="77777777" w:rsidR="000C350E" w:rsidRDefault="000C350E" w:rsidP="003634EE">
      <w:pPr>
        <w:keepNext/>
      </w:pPr>
    </w:p>
    <w:p w14:paraId="3390A95D" w14:textId="01304684" w:rsidR="003634EE" w:rsidRDefault="003634EE" w:rsidP="00191FD0">
      <w:pPr>
        <w:pStyle w:val="Heading5"/>
      </w:pPr>
      <w:r>
        <w:t>Read</w:t>
      </w:r>
      <w:r w:rsidR="00191FD0">
        <w:t xml:space="preserve"> (Display Notes)</w:t>
      </w:r>
    </w:p>
    <w:p w14:paraId="486E4B12" w14:textId="2C6DA6BF" w:rsidR="00191FD0" w:rsidRPr="00191FD0" w:rsidRDefault="00191FD0" w:rsidP="00191FD0">
      <w:r>
        <w:t xml:space="preserve">Notes are displayed from Upfront Edit/View Screen (see </w:t>
      </w:r>
      <w:r>
        <w:fldChar w:fldCharType="begin"/>
      </w:r>
      <w:r>
        <w:instrText xml:space="preserve"> REF _Ref520130591 \h </w:instrText>
      </w:r>
      <w:r>
        <w:fldChar w:fldCharType="separate"/>
      </w:r>
      <w:r w:rsidR="00666236">
        <w:t xml:space="preserve">Figure </w:t>
      </w:r>
      <w:r w:rsidR="00666236">
        <w:rPr>
          <w:noProof/>
        </w:rPr>
        <w:t>14</w:t>
      </w:r>
      <w:r w:rsidR="00666236">
        <w:t>.  Create Note</w:t>
      </w:r>
      <w:r>
        <w:fldChar w:fldCharType="end"/>
      </w:r>
      <w:r>
        <w:t>) in a paged data table that can be sorted by creation date, note creator and note description.</w:t>
      </w:r>
    </w:p>
    <w:p w14:paraId="4FBE2E54" w14:textId="1870E05A" w:rsidR="003634EE" w:rsidRDefault="003634EE" w:rsidP="00191FD0">
      <w:pPr>
        <w:pStyle w:val="Heading5"/>
      </w:pPr>
      <w:r>
        <w:t>Update</w:t>
      </w:r>
    </w:p>
    <w:p w14:paraId="6DBFD5D0" w14:textId="737A881E" w:rsidR="00191FD0" w:rsidRPr="00191FD0" w:rsidRDefault="00191FD0" w:rsidP="00191FD0">
      <w:commentRangeStart w:id="376"/>
      <w:r>
        <w:t>Notes</w:t>
      </w:r>
      <w:commentRangeEnd w:id="376"/>
      <w:r w:rsidR="00BE2BF8">
        <w:rPr>
          <w:rStyle w:val="CommentReference"/>
        </w:rPr>
        <w:commentReference w:id="376"/>
      </w:r>
      <w:r>
        <w:t xml:space="preserve"> cannot be updated.</w:t>
      </w:r>
    </w:p>
    <w:p w14:paraId="0E4C193D" w14:textId="3D5B9019" w:rsidR="003634EE" w:rsidRDefault="003634EE" w:rsidP="00191FD0">
      <w:pPr>
        <w:pStyle w:val="Heading5"/>
      </w:pPr>
      <w:r>
        <w:t>Delete</w:t>
      </w:r>
    </w:p>
    <w:p w14:paraId="3EC4D4F8" w14:textId="202B017E" w:rsidR="00191FD0" w:rsidRDefault="00191FD0" w:rsidP="00191FD0">
      <w:r>
        <w:t>Notes cannot be deleted.</w:t>
      </w:r>
    </w:p>
    <w:p w14:paraId="001D5751" w14:textId="00AB714E" w:rsidR="00191FD0" w:rsidRDefault="00191FD0" w:rsidP="00191FD0">
      <w:pPr>
        <w:pStyle w:val="Heading4"/>
      </w:pPr>
      <w:bookmarkStart w:id="377" w:name="_Ref520236789"/>
      <w:r>
        <w:t>Delete Property</w:t>
      </w:r>
      <w:bookmarkEnd w:id="377"/>
    </w:p>
    <w:p w14:paraId="53154705" w14:textId="605EF682" w:rsidR="00785B29" w:rsidRPr="00785B29" w:rsidRDefault="00785B29" w:rsidP="00785B29">
      <w:r w:rsidRPr="00785B29">
        <w:rPr>
          <w:highlight w:val="yellow"/>
        </w:rPr>
        <w:t>Current Status:  Ready for Dev QA based on approved spec.</w:t>
      </w:r>
    </w:p>
    <w:p w14:paraId="701DBE07" w14:textId="3DF21545" w:rsidR="00785B29" w:rsidRDefault="00785B29" w:rsidP="00785B29">
      <w:r>
        <w:t>User can check all properties that they want to delete and click “Delete” button to delete them.</w:t>
      </w:r>
    </w:p>
    <w:p w14:paraId="0DFA0A07" w14:textId="77777777" w:rsidR="00785B29" w:rsidRDefault="00785B29" w:rsidP="00785B29">
      <w:r>
        <w:t>Before deleting properties selected, they have to be validate.  Properties can only be deleted if they meet the following criteria:</w:t>
      </w:r>
    </w:p>
    <w:p w14:paraId="7DA4B2E4" w14:textId="77777777" w:rsidR="00785B29" w:rsidRPr="00785B29" w:rsidRDefault="00785B29" w:rsidP="007B016D">
      <w:pPr>
        <w:pStyle w:val="ListParagraph"/>
        <w:numPr>
          <w:ilvl w:val="0"/>
          <w:numId w:val="49"/>
        </w:numPr>
      </w:pPr>
      <w:commentRangeStart w:id="378"/>
      <w:r>
        <w:rPr>
          <w:rFonts w:cs="Segoe UI"/>
          <w:color w:val="000000"/>
        </w:rPr>
        <w:t>Property</w:t>
      </w:r>
      <w:commentRangeEnd w:id="378"/>
      <w:r w:rsidR="004629D7">
        <w:rPr>
          <w:rStyle w:val="CommentReference"/>
        </w:rPr>
        <w:commentReference w:id="378"/>
      </w:r>
      <w:r>
        <w:rPr>
          <w:rFonts w:cs="Segoe UI"/>
          <w:color w:val="000000"/>
        </w:rPr>
        <w:t xml:space="preserve"> needs to be</w:t>
      </w:r>
      <w:r w:rsidRPr="00785B29">
        <w:rPr>
          <w:rFonts w:cs="Segoe UI"/>
          <w:color w:val="000000"/>
        </w:rPr>
        <w:t xml:space="preserve"> ADU or A Buy Type</w:t>
      </w:r>
    </w:p>
    <w:p w14:paraId="3512F6B6" w14:textId="77777777" w:rsidR="00785B29" w:rsidRPr="00785B29" w:rsidRDefault="00785B29" w:rsidP="007B016D">
      <w:pPr>
        <w:pStyle w:val="ListParagraph"/>
        <w:numPr>
          <w:ilvl w:val="0"/>
          <w:numId w:val="49"/>
        </w:numPr>
      </w:pPr>
      <w:r>
        <w:rPr>
          <w:rFonts w:cs="Segoe UI"/>
          <w:color w:val="000000"/>
        </w:rPr>
        <w:t>Property should be</w:t>
      </w:r>
      <w:r w:rsidRPr="00785B29">
        <w:rPr>
          <w:rFonts w:cs="Segoe UI"/>
          <w:color w:val="000000"/>
        </w:rPr>
        <w:t xml:space="preserve"> spot len 30</w:t>
      </w:r>
    </w:p>
    <w:p w14:paraId="383319B0" w14:textId="77777777" w:rsidR="00785B29" w:rsidRPr="00785B29" w:rsidRDefault="00785B29" w:rsidP="007B016D">
      <w:pPr>
        <w:pStyle w:val="ListParagraph"/>
        <w:numPr>
          <w:ilvl w:val="0"/>
          <w:numId w:val="49"/>
        </w:numPr>
      </w:pPr>
      <w:r>
        <w:rPr>
          <w:rFonts w:cs="Segoe UI"/>
          <w:color w:val="000000"/>
        </w:rPr>
        <w:t>Property selected is NOT approved.</w:t>
      </w:r>
      <w:r w:rsidRPr="00785B29">
        <w:rPr>
          <w:color w:val="000000"/>
        </w:rPr>
        <w:t xml:space="preserve"> </w:t>
      </w:r>
    </w:p>
    <w:p w14:paraId="7AA34AC3" w14:textId="77777777" w:rsidR="00785B29" w:rsidRPr="00785B29" w:rsidRDefault="00785B29" w:rsidP="007B016D">
      <w:pPr>
        <w:pStyle w:val="ListParagraph"/>
        <w:numPr>
          <w:ilvl w:val="0"/>
          <w:numId w:val="49"/>
        </w:numPr>
      </w:pPr>
      <w:r w:rsidRPr="00785B29">
        <w:rPr>
          <w:rFonts w:cs="Segoe UI"/>
          <w:color w:val="000000"/>
        </w:rPr>
        <w:t xml:space="preserve">Check to see if the </w:t>
      </w:r>
      <w:r>
        <w:rPr>
          <w:rFonts w:cs="Segoe UI"/>
          <w:color w:val="000000"/>
        </w:rPr>
        <w:t>property</w:t>
      </w:r>
      <w:r w:rsidRPr="00785B29">
        <w:rPr>
          <w:rFonts w:cs="Segoe UI"/>
          <w:color w:val="000000"/>
        </w:rPr>
        <w:t xml:space="preserve"> is not approvelocked (no related properties approved)</w:t>
      </w:r>
    </w:p>
    <w:p w14:paraId="3623C8F2" w14:textId="77777777" w:rsidR="00785B29" w:rsidRPr="00785B29" w:rsidRDefault="00785B29" w:rsidP="007B016D">
      <w:pPr>
        <w:pStyle w:val="ListParagraph"/>
        <w:numPr>
          <w:ilvl w:val="0"/>
          <w:numId w:val="49"/>
        </w:numPr>
      </w:pPr>
      <w:r>
        <w:rPr>
          <w:rFonts w:cs="Segoe UI"/>
          <w:color w:val="000000"/>
        </w:rPr>
        <w:t>F</w:t>
      </w:r>
      <w:r w:rsidRPr="00785B29">
        <w:rPr>
          <w:rFonts w:cs="Segoe UI"/>
          <w:color w:val="000000"/>
        </w:rPr>
        <w:t xml:space="preserve">or each </w:t>
      </w:r>
      <w:r>
        <w:rPr>
          <w:rFonts w:cs="Segoe UI"/>
          <w:color w:val="000000"/>
        </w:rPr>
        <w:t>spotlen 30</w:t>
      </w:r>
      <w:r w:rsidRPr="00785B29">
        <w:rPr>
          <w:rFonts w:cs="Segoe UI"/>
          <w:color w:val="000000"/>
        </w:rPr>
        <w:t xml:space="preserve"> selected, all properties with the same buy</w:t>
      </w:r>
      <w:r>
        <w:rPr>
          <w:rFonts w:cs="Segoe UI"/>
          <w:color w:val="000000"/>
        </w:rPr>
        <w:t xml:space="preserve"> </w:t>
      </w:r>
      <w:r w:rsidRPr="00785B29">
        <w:rPr>
          <w:rFonts w:cs="Segoe UI"/>
          <w:color w:val="000000"/>
        </w:rPr>
        <w:t>type, status, demo and property name will be evaluated as a group.  If one or more Properties in a group are found to be Approved or In Use, none of the Properties in that group will be able to be deleted</w:t>
      </w:r>
    </w:p>
    <w:p w14:paraId="1CC7C43D" w14:textId="69E98AAC" w:rsidR="00785B29" w:rsidRDefault="0023303E" w:rsidP="00785B29">
      <w:pPr>
        <w:pStyle w:val="Heading4"/>
      </w:pPr>
      <w:bookmarkStart w:id="379" w:name="_Ref520236875"/>
      <w:r>
        <w:t>F</w:t>
      </w:r>
      <w:r w:rsidR="007B7173">
        <w:t>ilter</w:t>
      </w:r>
      <w:bookmarkEnd w:id="379"/>
      <w:r>
        <w:t xml:space="preserve"> (Multiple Filter SelectioN)</w:t>
      </w:r>
    </w:p>
    <w:p w14:paraId="350DA39C" w14:textId="4B179A0D" w:rsidR="007B7173" w:rsidRDefault="007B7173" w:rsidP="007B7173">
      <w:r>
        <w:lastRenderedPageBreak/>
        <w:t xml:space="preserve">The </w:t>
      </w:r>
      <w:r w:rsidR="00BC0090">
        <w:t xml:space="preserve">current implementation for </w:t>
      </w:r>
      <w:r>
        <w:t>upfronts</w:t>
      </w:r>
      <w:r w:rsidR="00BC0090">
        <w:t xml:space="preserve"> data table allows for filters (see </w:t>
      </w:r>
      <w:r w:rsidR="00BC0090">
        <w:fldChar w:fldCharType="begin"/>
      </w:r>
      <w:r w:rsidR="00BC0090">
        <w:instrText xml:space="preserve"> REF _Ref520149690 \h </w:instrText>
      </w:r>
      <w:r w:rsidR="00BC0090">
        <w:fldChar w:fldCharType="separate"/>
      </w:r>
      <w:r w:rsidR="00666236">
        <w:t xml:space="preserve">Figure </w:t>
      </w:r>
      <w:r w:rsidR="00666236">
        <w:rPr>
          <w:noProof/>
        </w:rPr>
        <w:t>15</w:t>
      </w:r>
      <w:r w:rsidR="00666236">
        <w:t>.  Current Implementation of Filters for Data Tables</w:t>
      </w:r>
      <w:r w:rsidR="00BC0090">
        <w:fldChar w:fldCharType="end"/>
      </w:r>
      <w:r w:rsidR="00BC0090">
        <w:t>)</w:t>
      </w:r>
      <w:r w:rsidR="002A0A70">
        <w:t xml:space="preserve"> but it needs to be updated so that multiple filters can be selected.</w:t>
      </w:r>
      <w:r w:rsidR="002A0A70">
        <w:rPr>
          <w:rStyle w:val="FootnoteReference"/>
        </w:rPr>
        <w:footnoteReference w:id="3"/>
      </w:r>
      <w:r>
        <w:t xml:space="preserve"> </w:t>
      </w:r>
    </w:p>
    <w:p w14:paraId="721F5CF9" w14:textId="0056775B" w:rsidR="00BC0090" w:rsidRDefault="00BC0090" w:rsidP="00BC0090">
      <w:pPr>
        <w:pStyle w:val="Caption"/>
        <w:keepNext/>
      </w:pPr>
      <w:bookmarkStart w:id="380" w:name="_Ref520149690"/>
      <w:r>
        <w:t xml:space="preserve">Figure </w:t>
      </w:r>
      <w:r w:rsidR="00226136">
        <w:rPr>
          <w:noProof/>
        </w:rPr>
        <w:fldChar w:fldCharType="begin"/>
      </w:r>
      <w:r w:rsidR="00226136">
        <w:rPr>
          <w:noProof/>
        </w:rPr>
        <w:instrText xml:space="preserve"> SEQ Figure \* ARABIC </w:instrText>
      </w:r>
      <w:r w:rsidR="00226136">
        <w:rPr>
          <w:noProof/>
        </w:rPr>
        <w:fldChar w:fldCharType="separate"/>
      </w:r>
      <w:r w:rsidR="00246890">
        <w:rPr>
          <w:noProof/>
        </w:rPr>
        <w:t>15</w:t>
      </w:r>
      <w:r w:rsidR="00226136">
        <w:rPr>
          <w:noProof/>
        </w:rPr>
        <w:fldChar w:fldCharType="end"/>
      </w:r>
      <w:r>
        <w:t>.  Current Implementation of Filters for Data Tables</w:t>
      </w:r>
      <w:bookmarkEnd w:id="380"/>
    </w:p>
    <w:p w14:paraId="3822D76A" w14:textId="75B011C4" w:rsidR="00BC0090" w:rsidRDefault="00BC0090" w:rsidP="007B7173">
      <w:r>
        <w:rPr>
          <w:noProof/>
          <w:lang w:eastAsia="en-US"/>
        </w:rPr>
        <w:drawing>
          <wp:inline distT="0" distB="0" distL="0" distR="0" wp14:anchorId="7EA67EFD" wp14:editId="6B539D6D">
            <wp:extent cx="3705045" cy="247003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2701" cy="2475134"/>
                    </a:xfrm>
                    <a:prstGeom prst="rect">
                      <a:avLst/>
                    </a:prstGeom>
                  </pic:spPr>
                </pic:pic>
              </a:graphicData>
            </a:graphic>
          </wp:inline>
        </w:drawing>
      </w:r>
    </w:p>
    <w:p w14:paraId="48A5E928" w14:textId="1FEE73B5" w:rsidR="00483F9E" w:rsidRDefault="00483F9E" w:rsidP="00483F9E">
      <w:pPr>
        <w:pStyle w:val="Heading4"/>
      </w:pPr>
      <w:bookmarkStart w:id="381" w:name="_Ref520237108"/>
      <w:r>
        <w:t>Approve</w:t>
      </w:r>
      <w:bookmarkEnd w:id="381"/>
    </w:p>
    <w:p w14:paraId="67A07C4C" w14:textId="22184538" w:rsidR="00483F9E" w:rsidRDefault="00B5541E" w:rsidP="00483F9E">
      <w:r>
        <w:t xml:space="preserve">Users can check all upfront lines to be approved and click </w:t>
      </w:r>
      <w:r w:rsidRPr="00B5541E">
        <w:rPr>
          <w:i/>
        </w:rPr>
        <w:t>Approve</w:t>
      </w:r>
      <w:r>
        <w:t xml:space="preserve"> button.  The </w:t>
      </w:r>
      <w:r>
        <w:rPr>
          <w:i/>
        </w:rPr>
        <w:t>Approve</w:t>
      </w:r>
      <w:r>
        <w:t xml:space="preserve"> button is only enabled for lines that are NOT currently approved.  </w:t>
      </w:r>
    </w:p>
    <w:p w14:paraId="2C6E64A8" w14:textId="22156355" w:rsidR="00B5541E" w:rsidRDefault="00B5541E" w:rsidP="00483F9E">
      <w:r>
        <w:t>If SpotLen is 30, 60, or 120, the upfront line is approved (by marking Rate approved).</w:t>
      </w:r>
    </w:p>
    <w:p w14:paraId="7A93161D" w14:textId="13CB1BDF" w:rsidR="00B5541E" w:rsidRDefault="00B5541E" w:rsidP="00483F9E">
      <w:commentRangeStart w:id="382"/>
      <w:r>
        <w:t>If SpotLen is 15 (Split), both splits will be approved.</w:t>
      </w:r>
      <w:commentRangeEnd w:id="382"/>
      <w:r>
        <w:rPr>
          <w:rStyle w:val="CommentReference"/>
        </w:rPr>
        <w:commentReference w:id="382"/>
      </w:r>
    </w:p>
    <w:p w14:paraId="71F8F0DB" w14:textId="02BA1A9D" w:rsidR="00B5541E" w:rsidRDefault="00B5541E" w:rsidP="00483F9E">
      <w:commentRangeStart w:id="383"/>
      <w:r>
        <w:t>If</w:t>
      </w:r>
      <w:commentRangeEnd w:id="383"/>
      <w:r w:rsidR="00A60394">
        <w:rPr>
          <w:rStyle w:val="CommentReference"/>
        </w:rPr>
        <w:commentReference w:id="383"/>
      </w:r>
      <w:r>
        <w:t xml:space="preserve"> successfully approved, add transaction to history log of upfront.</w:t>
      </w:r>
    </w:p>
    <w:p w14:paraId="11200B50" w14:textId="5D17A3B0" w:rsidR="00B5541E" w:rsidRPr="00A60394" w:rsidRDefault="00B5541E" w:rsidP="00483F9E">
      <w:r>
        <w:t xml:space="preserve">If </w:t>
      </w:r>
      <w:r w:rsidRPr="00A60394">
        <w:t>unsuccessfully approved, an alert will be displayed.  The following are known reasons for possible approval failure:</w:t>
      </w:r>
    </w:p>
    <w:p w14:paraId="429E0EFF" w14:textId="7CF5BC9C" w:rsidR="002A0A70" w:rsidRPr="00A60394" w:rsidRDefault="00B5541E" w:rsidP="007B016D">
      <w:pPr>
        <w:pStyle w:val="ListParagraph"/>
        <w:numPr>
          <w:ilvl w:val="0"/>
          <w:numId w:val="50"/>
        </w:numPr>
      </w:pPr>
      <w:r w:rsidRPr="00A60394">
        <w:t>Unable to update Rate in database.  Error message:  Upfront Line approval unsuccessful.  Unable to update approval status.  Please contact administrator.</w:t>
      </w:r>
    </w:p>
    <w:p w14:paraId="6EEF8322" w14:textId="577F3AD3" w:rsidR="00B5541E" w:rsidRPr="00A60394" w:rsidRDefault="00B5541E" w:rsidP="007B016D">
      <w:pPr>
        <w:pStyle w:val="ListParagraph"/>
        <w:numPr>
          <w:ilvl w:val="0"/>
          <w:numId w:val="50"/>
        </w:numPr>
      </w:pPr>
      <w:r w:rsidRPr="00A60394">
        <w:t>Unable to add to Upfront log history.  Error message:  Upfront Line approval unsuccessful.  Unable to add to Upfront history.</w:t>
      </w:r>
    </w:p>
    <w:p w14:paraId="47E0226E" w14:textId="730EAC17" w:rsidR="00704C7D" w:rsidRDefault="00704C7D" w:rsidP="00704C7D">
      <w:pPr>
        <w:pStyle w:val="Heading4"/>
      </w:pPr>
      <w:bookmarkStart w:id="384" w:name="_Ref520237148"/>
      <w:r>
        <w:t>Unapprove</w:t>
      </w:r>
      <w:bookmarkEnd w:id="384"/>
    </w:p>
    <w:p w14:paraId="0C20DFF6" w14:textId="77777777" w:rsidR="000B3BAE" w:rsidRDefault="000B3BAE" w:rsidP="000B3BAE">
      <w:r>
        <w:t xml:space="preserve">Users can check all upfront lines to be unapproved and click </w:t>
      </w:r>
      <w:r>
        <w:rPr>
          <w:i/>
        </w:rPr>
        <w:t>Una</w:t>
      </w:r>
      <w:r w:rsidRPr="00B5541E">
        <w:rPr>
          <w:i/>
        </w:rPr>
        <w:t>pprove</w:t>
      </w:r>
      <w:r>
        <w:t xml:space="preserve"> button.  </w:t>
      </w:r>
    </w:p>
    <w:p w14:paraId="5B8284DD" w14:textId="60CE99B2" w:rsidR="000B3BAE" w:rsidRPr="000B3BAE" w:rsidRDefault="000B3BAE" w:rsidP="000B3BAE">
      <w:r>
        <w:t xml:space="preserve">The </w:t>
      </w:r>
      <w:r>
        <w:rPr>
          <w:i/>
        </w:rPr>
        <w:t>Unapprove</w:t>
      </w:r>
      <w:r>
        <w:t xml:space="preserve"> button is only enabled for lines that are currently approved.  </w:t>
      </w:r>
      <w:r>
        <w:br/>
      </w:r>
      <w:commentRangeStart w:id="385"/>
      <w:r>
        <w:t xml:space="preserve">The </w:t>
      </w:r>
      <w:r>
        <w:rPr>
          <w:i/>
        </w:rPr>
        <w:t>Unapprove</w:t>
      </w:r>
      <w:r>
        <w:t xml:space="preserve"> button is only enabled for upfront lines not in proposals or schedules.</w:t>
      </w:r>
      <w:commentRangeEnd w:id="385"/>
      <w:r>
        <w:rPr>
          <w:rStyle w:val="CommentReference"/>
        </w:rPr>
        <w:commentReference w:id="385"/>
      </w:r>
    </w:p>
    <w:p w14:paraId="392FECE0" w14:textId="4EEED586" w:rsidR="000B3BAE" w:rsidRDefault="000B3BAE" w:rsidP="000B3BAE">
      <w:r>
        <w:lastRenderedPageBreak/>
        <w:t>If SpotLen is 30, 60, or 120, the upfront line is unapproved (mark corresponding rate “unapproved”).</w:t>
      </w:r>
    </w:p>
    <w:p w14:paraId="7E9F1800" w14:textId="3B8263E6" w:rsidR="000B3BAE" w:rsidRDefault="000B3BAE" w:rsidP="000B3BAE">
      <w:commentRangeStart w:id="386"/>
      <w:r>
        <w:t>If SpotLen is 15 (Split), both splits will be unapproved.</w:t>
      </w:r>
      <w:commentRangeEnd w:id="386"/>
      <w:r>
        <w:rPr>
          <w:rStyle w:val="CommentReference"/>
        </w:rPr>
        <w:commentReference w:id="386"/>
      </w:r>
    </w:p>
    <w:p w14:paraId="3868B4E8" w14:textId="143F4FD1" w:rsidR="000B3BAE" w:rsidRDefault="000B3BAE" w:rsidP="000B3BAE">
      <w:r>
        <w:t>If successfully unapproved, add transaction to history log of upfront.</w:t>
      </w:r>
    </w:p>
    <w:p w14:paraId="23F0FA54" w14:textId="6717B935" w:rsidR="000B3BAE" w:rsidRDefault="000B3BAE" w:rsidP="000B3BAE">
      <w:r>
        <w:t>If unsuccessfully approved, an alert will be displayed.  The following are known reasons for possible unapproval failure:</w:t>
      </w:r>
    </w:p>
    <w:p w14:paraId="71082813" w14:textId="63674722" w:rsidR="000B3BAE" w:rsidRPr="000B3BAE" w:rsidRDefault="000B3BAE" w:rsidP="007B016D">
      <w:pPr>
        <w:pStyle w:val="ListParagraph"/>
        <w:numPr>
          <w:ilvl w:val="0"/>
          <w:numId w:val="51"/>
        </w:numPr>
      </w:pPr>
      <w:r>
        <w:t xml:space="preserve">Unable to update Rate in database.  Error message:  </w:t>
      </w:r>
      <w:r>
        <w:rPr>
          <w:i/>
        </w:rPr>
        <w:t>Upfront Line “unapproval” unsuccessful.  Unable to update approval status.  Please contact administrator.</w:t>
      </w:r>
    </w:p>
    <w:p w14:paraId="6005D9D4" w14:textId="11F4ABE4" w:rsidR="000B3BAE" w:rsidRPr="000B3BAE" w:rsidRDefault="000B3BAE" w:rsidP="007B016D">
      <w:pPr>
        <w:pStyle w:val="ListParagraph"/>
        <w:numPr>
          <w:ilvl w:val="0"/>
          <w:numId w:val="51"/>
        </w:numPr>
      </w:pPr>
      <w:r>
        <w:t xml:space="preserve">Unable to add to Upfront log history.  Error message:  </w:t>
      </w:r>
      <w:r w:rsidRPr="000B3BAE">
        <w:rPr>
          <w:i/>
        </w:rPr>
        <w:t xml:space="preserve">Upfront Line </w:t>
      </w:r>
      <w:r>
        <w:rPr>
          <w:i/>
        </w:rPr>
        <w:t>“un</w:t>
      </w:r>
      <w:r w:rsidRPr="000B3BAE">
        <w:rPr>
          <w:i/>
        </w:rPr>
        <w:t>approval</w:t>
      </w:r>
      <w:r>
        <w:rPr>
          <w:i/>
        </w:rPr>
        <w:t>”</w:t>
      </w:r>
      <w:r w:rsidRPr="000B3BAE">
        <w:rPr>
          <w:i/>
        </w:rPr>
        <w:t xml:space="preserve"> unsuccessful.  Unable to add to Upfront history.</w:t>
      </w:r>
    </w:p>
    <w:p w14:paraId="0FE70E79" w14:textId="29E56B77" w:rsidR="000B3BAE" w:rsidRDefault="000B3BAE" w:rsidP="00704C7D">
      <w:pPr>
        <w:rPr>
          <w:rFonts w:ascii="Segoe UI" w:hAnsi="Segoe UI" w:cs="Segoe UI"/>
          <w:color w:val="FF0000"/>
          <w:shd w:val="clear" w:color="auto" w:fill="FFFFFF"/>
        </w:rPr>
      </w:pPr>
      <w:r w:rsidRPr="000B3BAE">
        <w:rPr>
          <w:rFonts w:ascii="Segoe UI" w:hAnsi="Segoe UI" w:cs="Segoe UI"/>
          <w:color w:val="FF0000"/>
          <w:shd w:val="clear" w:color="auto" w:fill="FFFFFF"/>
        </w:rPr>
        <w:t>Brenda,</w:t>
      </w:r>
      <w:r w:rsidRPr="000B3BAE">
        <w:rPr>
          <w:rFonts w:ascii="&amp;quot" w:hAnsi="&amp;quot"/>
          <w:color w:val="FF0000"/>
        </w:rPr>
        <w:br/>
      </w:r>
      <w:r w:rsidRPr="000B3BAE">
        <w:rPr>
          <w:rFonts w:ascii="Segoe UI" w:hAnsi="Segoe UI" w:cs="Segoe UI"/>
          <w:color w:val="FF0000"/>
          <w:shd w:val="clear" w:color="auto" w:fill="FFFFFF"/>
        </w:rPr>
        <w:t>When I unapproved a split (spotlen 15), it showed that both split 1 and split 2 will be unapproved (both checkboxes where automatically checked prior to "Unapproving").  However, when I reopened the Unapprove dialog, I saw split 2 is still there.  (</w:t>
      </w:r>
      <w:r w:rsidRPr="000B3BAE">
        <w:rPr>
          <w:rFonts w:ascii="Segoe UI" w:hAnsi="Segoe UI" w:cs="Segoe UI"/>
          <w:color w:val="FF0000"/>
          <w:shd w:val="clear" w:color="auto" w:fill="FFFFFF"/>
        </w:rPr>
        <w:fldChar w:fldCharType="begin"/>
      </w:r>
      <w:r w:rsidRPr="000B3BAE">
        <w:rPr>
          <w:rFonts w:ascii="Segoe UI" w:hAnsi="Segoe UI" w:cs="Segoe UI"/>
          <w:color w:val="FF0000"/>
          <w:shd w:val="clear" w:color="auto" w:fill="FFFFFF"/>
        </w:rPr>
        <w:instrText xml:space="preserve"> REF _Ref520159224 \h </w:instrText>
      </w:r>
      <w:r w:rsidRPr="000B3BAE">
        <w:rPr>
          <w:rFonts w:ascii="Segoe UI" w:hAnsi="Segoe UI" w:cs="Segoe UI"/>
          <w:color w:val="FF0000"/>
          <w:shd w:val="clear" w:color="auto" w:fill="FFFFFF"/>
        </w:rPr>
      </w:r>
      <w:r w:rsidRPr="000B3BAE">
        <w:rPr>
          <w:rFonts w:ascii="Segoe UI" w:hAnsi="Segoe UI" w:cs="Segoe UI"/>
          <w:color w:val="FF0000"/>
          <w:shd w:val="clear" w:color="auto" w:fill="FFFFFF"/>
        </w:rPr>
        <w:fldChar w:fldCharType="separate"/>
      </w:r>
      <w:r w:rsidR="00666236">
        <w:t xml:space="preserve">Figure </w:t>
      </w:r>
      <w:r w:rsidR="00666236">
        <w:rPr>
          <w:noProof/>
        </w:rPr>
        <w:t>16</w:t>
      </w:r>
      <w:r w:rsidR="00666236">
        <w:t>.  Unapprove (Split 1 unapproved but not Split 2)</w:t>
      </w:r>
      <w:r w:rsidRPr="000B3BAE">
        <w:rPr>
          <w:rFonts w:ascii="Segoe UI" w:hAnsi="Segoe UI" w:cs="Segoe UI"/>
          <w:color w:val="FF0000"/>
          <w:shd w:val="clear" w:color="auto" w:fill="FFFFFF"/>
        </w:rPr>
        <w:fldChar w:fldCharType="end"/>
      </w:r>
      <w:r w:rsidRPr="000B3BAE">
        <w:rPr>
          <w:rFonts w:ascii="&amp;quot" w:hAnsi="&amp;quot"/>
          <w:color w:val="FF0000"/>
        </w:rPr>
        <w:br/>
      </w:r>
      <w:r w:rsidRPr="000B3BAE">
        <w:rPr>
          <w:rFonts w:ascii="&amp;quot" w:hAnsi="&amp;quot"/>
          <w:color w:val="FF0000"/>
        </w:rPr>
        <w:br/>
      </w:r>
      <w:r w:rsidRPr="000B3BAE">
        <w:rPr>
          <w:rFonts w:ascii="Segoe UI" w:hAnsi="Segoe UI" w:cs="Segoe UI"/>
          <w:color w:val="FF0000"/>
          <w:shd w:val="clear" w:color="auto" w:fill="FFFFFF"/>
        </w:rPr>
        <w:t xml:space="preserve">Is this </w:t>
      </w:r>
      <w:r>
        <w:rPr>
          <w:rFonts w:ascii="Segoe UI" w:hAnsi="Segoe UI" w:cs="Segoe UI"/>
          <w:color w:val="FF0000"/>
          <w:shd w:val="clear" w:color="auto" w:fill="FFFFFF"/>
        </w:rPr>
        <w:t xml:space="preserve">correct or is this a </w:t>
      </w:r>
      <w:commentRangeStart w:id="387"/>
      <w:r>
        <w:rPr>
          <w:rFonts w:ascii="Segoe UI" w:hAnsi="Segoe UI" w:cs="Segoe UI"/>
          <w:color w:val="FF0000"/>
          <w:shd w:val="clear" w:color="auto" w:fill="FFFFFF"/>
        </w:rPr>
        <w:t>bug</w:t>
      </w:r>
      <w:commentRangeEnd w:id="387"/>
      <w:r w:rsidR="000C4E68">
        <w:rPr>
          <w:rStyle w:val="CommentReference"/>
        </w:rPr>
        <w:commentReference w:id="387"/>
      </w:r>
      <w:r>
        <w:rPr>
          <w:rFonts w:ascii="Segoe UI" w:hAnsi="Segoe UI" w:cs="Segoe UI"/>
          <w:color w:val="FF0000"/>
          <w:shd w:val="clear" w:color="auto" w:fill="FFFFFF"/>
        </w:rPr>
        <w:t>?</w:t>
      </w:r>
    </w:p>
    <w:p w14:paraId="45CB2231" w14:textId="01AC13F6" w:rsidR="000B3BAE" w:rsidRDefault="000B3BAE" w:rsidP="000B3BAE">
      <w:pPr>
        <w:pStyle w:val="Caption"/>
        <w:keepNext/>
      </w:pPr>
      <w:bookmarkStart w:id="388" w:name="_Ref520159224"/>
      <w:r>
        <w:t xml:space="preserve">Figure </w:t>
      </w:r>
      <w:r w:rsidR="00226136">
        <w:rPr>
          <w:noProof/>
        </w:rPr>
        <w:fldChar w:fldCharType="begin"/>
      </w:r>
      <w:r w:rsidR="00226136">
        <w:rPr>
          <w:noProof/>
        </w:rPr>
        <w:instrText xml:space="preserve"> SEQ Figure \* ARABIC </w:instrText>
      </w:r>
      <w:r w:rsidR="00226136">
        <w:rPr>
          <w:noProof/>
        </w:rPr>
        <w:fldChar w:fldCharType="separate"/>
      </w:r>
      <w:r w:rsidR="00246890">
        <w:rPr>
          <w:noProof/>
        </w:rPr>
        <w:t>16</w:t>
      </w:r>
      <w:r w:rsidR="00226136">
        <w:rPr>
          <w:noProof/>
        </w:rPr>
        <w:fldChar w:fldCharType="end"/>
      </w:r>
      <w:r>
        <w:t>.  Unapprove (Split 1 unapproved but not Split 2)</w:t>
      </w:r>
      <w:bookmarkEnd w:id="388"/>
    </w:p>
    <w:p w14:paraId="1CECE3E6" w14:textId="77777777" w:rsidR="001D591F" w:rsidRDefault="000B3BAE" w:rsidP="00704C7D">
      <w:pPr>
        <w:rPr>
          <w:color w:val="FF0000"/>
        </w:rPr>
      </w:pPr>
      <w:r>
        <w:rPr>
          <w:noProof/>
          <w:lang w:eastAsia="en-US"/>
        </w:rPr>
        <w:drawing>
          <wp:inline distT="0" distB="0" distL="0" distR="0" wp14:anchorId="748AD456" wp14:editId="7CCE9294">
            <wp:extent cx="5943600" cy="2660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60650"/>
                    </a:xfrm>
                    <a:prstGeom prst="rect">
                      <a:avLst/>
                    </a:prstGeom>
                  </pic:spPr>
                </pic:pic>
              </a:graphicData>
            </a:graphic>
          </wp:inline>
        </w:drawing>
      </w:r>
    </w:p>
    <w:p w14:paraId="2EA33588" w14:textId="77777777" w:rsidR="001D591F" w:rsidRDefault="001D591F" w:rsidP="001D591F">
      <w:pPr>
        <w:pStyle w:val="Heading4"/>
      </w:pPr>
      <w:bookmarkStart w:id="389" w:name="_Ref520237207"/>
      <w:r>
        <w:t>Program Change</w:t>
      </w:r>
      <w:bookmarkEnd w:id="389"/>
    </w:p>
    <w:p w14:paraId="582037E2" w14:textId="062571AA" w:rsidR="001D591F" w:rsidRPr="001D591F" w:rsidRDefault="001D591F" w:rsidP="001D591F">
      <w:r>
        <w:t>Program Change will be implemented as a modal dialog</w:t>
      </w:r>
      <w:r>
        <w:rPr>
          <w:rStyle w:val="FootnoteReference"/>
        </w:rPr>
        <w:footnoteReference w:id="4"/>
      </w:r>
      <w:r>
        <w:t xml:space="preserve"> (see </w:t>
      </w:r>
      <w:r>
        <w:fldChar w:fldCharType="begin"/>
      </w:r>
      <w:r>
        <w:instrText xml:space="preserve"> REF _Ref520160482 \h </w:instrText>
      </w:r>
      <w:r>
        <w:fldChar w:fldCharType="separate"/>
      </w:r>
      <w:r w:rsidR="00666236">
        <w:t xml:space="preserve">Figure </w:t>
      </w:r>
      <w:r w:rsidR="00666236">
        <w:rPr>
          <w:noProof/>
        </w:rPr>
        <w:t>17</w:t>
      </w:r>
      <w:r w:rsidR="00666236">
        <w:t>.  Program Change</w:t>
      </w:r>
      <w:r>
        <w:fldChar w:fldCharType="end"/>
      </w:r>
      <w:r>
        <w:t>)</w:t>
      </w:r>
    </w:p>
    <w:p w14:paraId="22D7C696" w14:textId="550E4259" w:rsidR="001D591F" w:rsidRDefault="001D591F" w:rsidP="001D591F">
      <w:pPr>
        <w:pStyle w:val="Caption"/>
        <w:keepNext/>
      </w:pPr>
      <w:bookmarkStart w:id="390" w:name="_Ref520160482"/>
      <w:commentRangeStart w:id="391"/>
      <w:r>
        <w:lastRenderedPageBreak/>
        <w:t>Figure</w:t>
      </w:r>
      <w:commentRangeEnd w:id="391"/>
      <w:r w:rsidR="000C4E68">
        <w:rPr>
          <w:rStyle w:val="CommentReference"/>
          <w:b w:val="0"/>
          <w:bCs w:val="0"/>
          <w:color w:val="auto"/>
        </w:rPr>
        <w:commentReference w:id="391"/>
      </w:r>
      <w:r>
        <w:t xml:space="preserve"> </w:t>
      </w:r>
      <w:r w:rsidR="00226136">
        <w:rPr>
          <w:noProof/>
        </w:rPr>
        <w:fldChar w:fldCharType="begin"/>
      </w:r>
      <w:r w:rsidR="00226136">
        <w:rPr>
          <w:noProof/>
        </w:rPr>
        <w:instrText xml:space="preserve"> SEQ Figure \* ARABIC </w:instrText>
      </w:r>
      <w:r w:rsidR="00226136">
        <w:rPr>
          <w:noProof/>
        </w:rPr>
        <w:fldChar w:fldCharType="separate"/>
      </w:r>
      <w:r w:rsidR="00246890">
        <w:rPr>
          <w:noProof/>
        </w:rPr>
        <w:t>17</w:t>
      </w:r>
      <w:r w:rsidR="00226136">
        <w:rPr>
          <w:noProof/>
        </w:rPr>
        <w:fldChar w:fldCharType="end"/>
      </w:r>
      <w:r>
        <w:t>.  Program Change</w:t>
      </w:r>
      <w:bookmarkEnd w:id="390"/>
    </w:p>
    <w:p w14:paraId="741FC01B" w14:textId="454C3D4C" w:rsidR="00704C7D" w:rsidRDefault="001D591F" w:rsidP="001D591F">
      <w:pPr>
        <w:pStyle w:val="Heading4"/>
        <w:rPr>
          <w:color w:val="FF0000"/>
        </w:rPr>
      </w:pPr>
      <w:r>
        <w:rPr>
          <w:noProof/>
          <w:lang w:eastAsia="en-US"/>
        </w:rPr>
        <w:drawing>
          <wp:inline distT="0" distB="0" distL="0" distR="0" wp14:anchorId="600A485B" wp14:editId="7990CD79">
            <wp:extent cx="5943600" cy="428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89425"/>
                    </a:xfrm>
                    <a:prstGeom prst="rect">
                      <a:avLst/>
                    </a:prstGeom>
                  </pic:spPr>
                </pic:pic>
              </a:graphicData>
            </a:graphic>
          </wp:inline>
        </w:drawing>
      </w:r>
    </w:p>
    <w:p w14:paraId="18D874FD" w14:textId="5B8922F4" w:rsidR="001D591F" w:rsidRPr="00BE7F97" w:rsidRDefault="001D591F" w:rsidP="001D591F">
      <w:pPr>
        <w:rPr>
          <w:u w:val="single"/>
        </w:rPr>
      </w:pPr>
      <w:r w:rsidRPr="00BE7F97">
        <w:rPr>
          <w:u w:val="single"/>
        </w:rPr>
        <w:t>Initial State</w:t>
      </w:r>
    </w:p>
    <w:p w14:paraId="0FAB1772" w14:textId="5D35AA51" w:rsidR="001D591F" w:rsidRDefault="003D693E" w:rsidP="007B016D">
      <w:pPr>
        <w:pStyle w:val="ListParagraph"/>
        <w:numPr>
          <w:ilvl w:val="0"/>
          <w:numId w:val="52"/>
        </w:numPr>
      </w:pPr>
      <w:r>
        <w:t>Populate header with values loaded in upfront:  Network, Quarter, Demo, Approved, Do Not Buy</w:t>
      </w:r>
    </w:p>
    <w:p w14:paraId="6ED3CBDA" w14:textId="6CE379BB" w:rsidR="003D693E" w:rsidRDefault="003D693E" w:rsidP="007B016D">
      <w:pPr>
        <w:pStyle w:val="ListParagraph"/>
        <w:numPr>
          <w:ilvl w:val="0"/>
          <w:numId w:val="52"/>
        </w:numPr>
      </w:pPr>
      <w:r>
        <w:t>Populate current program with values from upfront line selected:  Property Name, Revision Number, Days Code, Start Time, End Time, DP, BT, Rate, Imp, CPM (Calculated), Effective Date, Expiration Date</w:t>
      </w:r>
    </w:p>
    <w:p w14:paraId="143C6B0C" w14:textId="10B424A5" w:rsidR="003D693E" w:rsidRDefault="003D693E" w:rsidP="007B016D">
      <w:pPr>
        <w:pStyle w:val="ListParagraph"/>
        <w:numPr>
          <w:ilvl w:val="0"/>
          <w:numId w:val="52"/>
        </w:numPr>
      </w:pPr>
      <w:r>
        <w:t>Populate New Property Form Values</w:t>
      </w:r>
    </w:p>
    <w:p w14:paraId="465A5285" w14:textId="77777777" w:rsidR="003D693E" w:rsidRDefault="003D693E" w:rsidP="007B016D">
      <w:pPr>
        <w:pStyle w:val="ListParagraph"/>
        <w:numPr>
          <w:ilvl w:val="1"/>
          <w:numId w:val="52"/>
        </w:numPr>
      </w:pPr>
      <w:r>
        <w:t>Name</w:t>
      </w:r>
    </w:p>
    <w:p w14:paraId="6B1E9E84" w14:textId="121C94EE" w:rsidR="003D693E" w:rsidRDefault="003D693E" w:rsidP="007B016D">
      <w:pPr>
        <w:pStyle w:val="ListParagraph"/>
        <w:numPr>
          <w:ilvl w:val="2"/>
          <w:numId w:val="52"/>
        </w:numPr>
      </w:pPr>
      <w:r>
        <w:t>Same as current program</w:t>
      </w:r>
    </w:p>
    <w:p w14:paraId="53EAEE08" w14:textId="77777777" w:rsidR="003D693E" w:rsidRDefault="003D693E" w:rsidP="007B016D">
      <w:pPr>
        <w:pStyle w:val="ListParagraph"/>
        <w:numPr>
          <w:ilvl w:val="1"/>
          <w:numId w:val="52"/>
        </w:numPr>
      </w:pPr>
      <w:r>
        <w:t xml:space="preserve">Days Code </w:t>
      </w:r>
    </w:p>
    <w:p w14:paraId="11353D92" w14:textId="46BE3459" w:rsidR="003D693E" w:rsidRDefault="003D693E" w:rsidP="007B016D">
      <w:pPr>
        <w:pStyle w:val="ListParagraph"/>
        <w:numPr>
          <w:ilvl w:val="2"/>
          <w:numId w:val="52"/>
        </w:numPr>
      </w:pPr>
      <w:r>
        <w:t>Same as current program</w:t>
      </w:r>
    </w:p>
    <w:p w14:paraId="09EB0F87" w14:textId="61123A33" w:rsidR="003D693E" w:rsidRDefault="003D693E" w:rsidP="007B016D">
      <w:pPr>
        <w:pStyle w:val="ListParagraph"/>
        <w:numPr>
          <w:ilvl w:val="2"/>
          <w:numId w:val="52"/>
        </w:numPr>
      </w:pPr>
      <w:r>
        <w:t>Editable</w:t>
      </w:r>
    </w:p>
    <w:p w14:paraId="19BF75AD" w14:textId="6EE951BD" w:rsidR="003D693E" w:rsidRDefault="003D693E" w:rsidP="007B016D">
      <w:pPr>
        <w:pStyle w:val="ListParagraph"/>
        <w:numPr>
          <w:ilvl w:val="1"/>
          <w:numId w:val="52"/>
        </w:numPr>
      </w:pPr>
      <w:r>
        <w:t>Start Time</w:t>
      </w:r>
    </w:p>
    <w:p w14:paraId="134F93E4" w14:textId="600136F7" w:rsidR="003D693E" w:rsidRDefault="003D693E" w:rsidP="007B016D">
      <w:pPr>
        <w:pStyle w:val="ListParagraph"/>
        <w:numPr>
          <w:ilvl w:val="2"/>
          <w:numId w:val="52"/>
        </w:numPr>
      </w:pPr>
      <w:r>
        <w:t>Same as current program</w:t>
      </w:r>
    </w:p>
    <w:p w14:paraId="07F1BD8B" w14:textId="74B3ECA1" w:rsidR="003D693E" w:rsidRDefault="003D693E" w:rsidP="007B016D">
      <w:pPr>
        <w:pStyle w:val="ListParagraph"/>
        <w:numPr>
          <w:ilvl w:val="2"/>
          <w:numId w:val="52"/>
        </w:numPr>
      </w:pPr>
      <w:r>
        <w:t>Editable</w:t>
      </w:r>
    </w:p>
    <w:p w14:paraId="29A687C9" w14:textId="01E4C682" w:rsidR="003D693E" w:rsidRDefault="003D693E" w:rsidP="007B016D">
      <w:pPr>
        <w:pStyle w:val="ListParagraph"/>
        <w:numPr>
          <w:ilvl w:val="1"/>
          <w:numId w:val="52"/>
        </w:numPr>
      </w:pPr>
      <w:r>
        <w:t>End Time</w:t>
      </w:r>
    </w:p>
    <w:p w14:paraId="3589C8B0" w14:textId="57942CEB" w:rsidR="003D693E" w:rsidRDefault="003D693E" w:rsidP="007B016D">
      <w:pPr>
        <w:pStyle w:val="ListParagraph"/>
        <w:numPr>
          <w:ilvl w:val="2"/>
          <w:numId w:val="52"/>
        </w:numPr>
      </w:pPr>
      <w:r>
        <w:t>Same as current program</w:t>
      </w:r>
    </w:p>
    <w:p w14:paraId="40A0100A" w14:textId="1E27F126" w:rsidR="003D693E" w:rsidRDefault="003D693E" w:rsidP="007B016D">
      <w:pPr>
        <w:pStyle w:val="ListParagraph"/>
        <w:numPr>
          <w:ilvl w:val="2"/>
          <w:numId w:val="52"/>
        </w:numPr>
      </w:pPr>
      <w:r>
        <w:lastRenderedPageBreak/>
        <w:t>Editable</w:t>
      </w:r>
    </w:p>
    <w:p w14:paraId="6A8C29AE" w14:textId="2604BAB5" w:rsidR="003D693E" w:rsidRDefault="003D693E" w:rsidP="007B016D">
      <w:pPr>
        <w:pStyle w:val="ListParagraph"/>
        <w:numPr>
          <w:ilvl w:val="1"/>
          <w:numId w:val="52"/>
        </w:numPr>
      </w:pPr>
      <w:r>
        <w:t>DP</w:t>
      </w:r>
    </w:p>
    <w:p w14:paraId="1E7B8201" w14:textId="37A49FD7" w:rsidR="003D693E" w:rsidRDefault="003D693E" w:rsidP="007B016D">
      <w:pPr>
        <w:pStyle w:val="ListParagraph"/>
        <w:numPr>
          <w:ilvl w:val="2"/>
          <w:numId w:val="52"/>
        </w:numPr>
      </w:pPr>
      <w:r>
        <w:t>Same as current program</w:t>
      </w:r>
    </w:p>
    <w:p w14:paraId="651D7F2C" w14:textId="02C8FB79" w:rsidR="003D693E" w:rsidRDefault="003D693E" w:rsidP="007B016D">
      <w:pPr>
        <w:pStyle w:val="ListParagraph"/>
        <w:numPr>
          <w:ilvl w:val="2"/>
          <w:numId w:val="52"/>
        </w:numPr>
      </w:pPr>
      <w:r>
        <w:t>Editable</w:t>
      </w:r>
    </w:p>
    <w:p w14:paraId="4194C150" w14:textId="5FCE5F34" w:rsidR="003D693E" w:rsidRDefault="003D693E" w:rsidP="007B016D">
      <w:pPr>
        <w:pStyle w:val="ListParagraph"/>
        <w:numPr>
          <w:ilvl w:val="1"/>
          <w:numId w:val="52"/>
        </w:numPr>
      </w:pPr>
      <w:r>
        <w:t>BT</w:t>
      </w:r>
    </w:p>
    <w:p w14:paraId="73640986" w14:textId="79CFAFB8" w:rsidR="003D693E" w:rsidRDefault="003D693E" w:rsidP="007B016D">
      <w:pPr>
        <w:pStyle w:val="ListParagraph"/>
        <w:numPr>
          <w:ilvl w:val="2"/>
          <w:numId w:val="52"/>
        </w:numPr>
      </w:pPr>
      <w:r>
        <w:t>Same as current program</w:t>
      </w:r>
    </w:p>
    <w:p w14:paraId="0B2732AC" w14:textId="2F9531BC" w:rsidR="003D693E" w:rsidRDefault="003D693E" w:rsidP="007B016D">
      <w:pPr>
        <w:pStyle w:val="ListParagraph"/>
        <w:numPr>
          <w:ilvl w:val="2"/>
          <w:numId w:val="52"/>
        </w:numPr>
      </w:pPr>
      <w:r>
        <w:t>Not editable</w:t>
      </w:r>
    </w:p>
    <w:p w14:paraId="09A1D7EF" w14:textId="267BA35C" w:rsidR="003D693E" w:rsidRDefault="003D693E" w:rsidP="007B016D">
      <w:pPr>
        <w:pStyle w:val="ListParagraph"/>
        <w:numPr>
          <w:ilvl w:val="1"/>
          <w:numId w:val="52"/>
        </w:numPr>
      </w:pPr>
      <w:r>
        <w:t>Rate</w:t>
      </w:r>
    </w:p>
    <w:p w14:paraId="20E5AF1D" w14:textId="7F7A9AE2" w:rsidR="003D693E" w:rsidRDefault="003D693E" w:rsidP="007B016D">
      <w:pPr>
        <w:pStyle w:val="ListParagraph"/>
        <w:numPr>
          <w:ilvl w:val="2"/>
          <w:numId w:val="52"/>
        </w:numPr>
      </w:pPr>
      <w:r>
        <w:t>Same as current program</w:t>
      </w:r>
    </w:p>
    <w:p w14:paraId="7036C042" w14:textId="728F007E" w:rsidR="003D693E" w:rsidRDefault="003D693E" w:rsidP="007B016D">
      <w:pPr>
        <w:pStyle w:val="ListParagraph"/>
        <w:numPr>
          <w:ilvl w:val="2"/>
          <w:numId w:val="52"/>
        </w:numPr>
      </w:pPr>
      <w:r>
        <w:t>Editable</w:t>
      </w:r>
    </w:p>
    <w:p w14:paraId="1D94DA7F" w14:textId="33ED42BE" w:rsidR="003D693E" w:rsidRDefault="003D693E" w:rsidP="007B016D">
      <w:pPr>
        <w:pStyle w:val="ListParagraph"/>
        <w:numPr>
          <w:ilvl w:val="1"/>
          <w:numId w:val="52"/>
        </w:numPr>
      </w:pPr>
      <w:r>
        <w:t>Imp</w:t>
      </w:r>
    </w:p>
    <w:p w14:paraId="7312D11D" w14:textId="45A22B83" w:rsidR="003D693E" w:rsidRDefault="003D693E" w:rsidP="007B016D">
      <w:pPr>
        <w:pStyle w:val="ListParagraph"/>
        <w:numPr>
          <w:ilvl w:val="2"/>
          <w:numId w:val="52"/>
        </w:numPr>
      </w:pPr>
      <w:r>
        <w:t>Same as current program</w:t>
      </w:r>
    </w:p>
    <w:p w14:paraId="30263A95" w14:textId="4463F271" w:rsidR="003D693E" w:rsidRDefault="003D693E" w:rsidP="007B016D">
      <w:pPr>
        <w:pStyle w:val="ListParagraph"/>
        <w:numPr>
          <w:ilvl w:val="2"/>
          <w:numId w:val="52"/>
        </w:numPr>
      </w:pPr>
      <w:r>
        <w:t>Editable</w:t>
      </w:r>
    </w:p>
    <w:p w14:paraId="796C2212" w14:textId="6B01A46E" w:rsidR="003D693E" w:rsidRDefault="003D693E" w:rsidP="007B016D">
      <w:pPr>
        <w:pStyle w:val="ListParagraph"/>
        <w:numPr>
          <w:ilvl w:val="1"/>
          <w:numId w:val="52"/>
        </w:numPr>
      </w:pPr>
      <w:r>
        <w:t>CPM</w:t>
      </w:r>
    </w:p>
    <w:p w14:paraId="4958B417" w14:textId="390DF424" w:rsidR="003D693E" w:rsidRDefault="003D693E" w:rsidP="007B016D">
      <w:pPr>
        <w:pStyle w:val="ListParagraph"/>
        <w:numPr>
          <w:ilvl w:val="2"/>
          <w:numId w:val="52"/>
        </w:numPr>
      </w:pPr>
      <w:r>
        <w:t>Calculated</w:t>
      </w:r>
    </w:p>
    <w:p w14:paraId="675BDD5F" w14:textId="577B9A7A" w:rsidR="003D693E" w:rsidRDefault="003D693E" w:rsidP="007B016D">
      <w:pPr>
        <w:pStyle w:val="ListParagraph"/>
        <w:numPr>
          <w:ilvl w:val="1"/>
          <w:numId w:val="52"/>
        </w:numPr>
      </w:pPr>
      <w:r>
        <w:t>Exp Date</w:t>
      </w:r>
    </w:p>
    <w:p w14:paraId="4A486C9D" w14:textId="6B06DC3F" w:rsidR="003D693E" w:rsidRDefault="003D693E" w:rsidP="007B016D">
      <w:pPr>
        <w:pStyle w:val="ListParagraph"/>
        <w:numPr>
          <w:ilvl w:val="2"/>
          <w:numId w:val="52"/>
        </w:numPr>
      </w:pPr>
      <w:r>
        <w:t>Expiration dates for the quarter</w:t>
      </w:r>
    </w:p>
    <w:p w14:paraId="3BE21330" w14:textId="004295C5" w:rsidR="003D693E" w:rsidRDefault="003D693E" w:rsidP="007B016D">
      <w:pPr>
        <w:pStyle w:val="ListParagraph"/>
        <w:numPr>
          <w:ilvl w:val="2"/>
          <w:numId w:val="52"/>
        </w:numPr>
      </w:pPr>
      <w:r>
        <w:t>No default value</w:t>
      </w:r>
    </w:p>
    <w:p w14:paraId="013C457E" w14:textId="442360AD" w:rsidR="003D693E" w:rsidRDefault="003D693E" w:rsidP="007B016D">
      <w:pPr>
        <w:pStyle w:val="ListParagraph"/>
        <w:numPr>
          <w:ilvl w:val="2"/>
          <w:numId w:val="52"/>
        </w:numPr>
      </w:pPr>
      <w:r>
        <w:t>Editable</w:t>
      </w:r>
    </w:p>
    <w:p w14:paraId="15785361" w14:textId="799D64B5" w:rsidR="003D693E" w:rsidRDefault="003D693E" w:rsidP="007B016D">
      <w:pPr>
        <w:pStyle w:val="ListParagraph"/>
        <w:numPr>
          <w:ilvl w:val="1"/>
          <w:numId w:val="52"/>
        </w:numPr>
      </w:pPr>
      <w:r>
        <w:t>Eff Date</w:t>
      </w:r>
    </w:p>
    <w:p w14:paraId="1C40B646" w14:textId="36BB274A" w:rsidR="003D693E" w:rsidRDefault="003D693E" w:rsidP="007B016D">
      <w:pPr>
        <w:pStyle w:val="ListParagraph"/>
        <w:numPr>
          <w:ilvl w:val="2"/>
          <w:numId w:val="52"/>
        </w:numPr>
      </w:pPr>
      <w:r>
        <w:t>Effective dates for the quarter</w:t>
      </w:r>
    </w:p>
    <w:p w14:paraId="73C35C40" w14:textId="11231E45" w:rsidR="00BE7F97" w:rsidRDefault="00BE7F97" w:rsidP="007B016D">
      <w:pPr>
        <w:pStyle w:val="ListParagraph"/>
        <w:numPr>
          <w:ilvl w:val="2"/>
          <w:numId w:val="52"/>
        </w:numPr>
      </w:pPr>
      <w:r>
        <w:t>No Default</w:t>
      </w:r>
    </w:p>
    <w:p w14:paraId="28B70AB9" w14:textId="0B4D065A" w:rsidR="00BE7F97" w:rsidRDefault="00BE7F97" w:rsidP="007B016D">
      <w:pPr>
        <w:pStyle w:val="ListParagraph"/>
        <w:numPr>
          <w:ilvl w:val="2"/>
          <w:numId w:val="52"/>
        </w:numPr>
      </w:pPr>
      <w:r>
        <w:t>Editable</w:t>
      </w:r>
    </w:p>
    <w:p w14:paraId="262D6652" w14:textId="7BE71EA6" w:rsidR="003D693E" w:rsidRDefault="00BE7F97" w:rsidP="007B016D">
      <w:pPr>
        <w:pStyle w:val="ListParagraph"/>
        <w:numPr>
          <w:ilvl w:val="1"/>
          <w:numId w:val="52"/>
        </w:numPr>
      </w:pPr>
      <w:r>
        <w:t>Exp Date</w:t>
      </w:r>
    </w:p>
    <w:p w14:paraId="1CA187E5" w14:textId="6C8FCAED" w:rsidR="00BE7F97" w:rsidRDefault="00BE7F97" w:rsidP="007B016D">
      <w:pPr>
        <w:pStyle w:val="ListParagraph"/>
        <w:numPr>
          <w:ilvl w:val="2"/>
          <w:numId w:val="52"/>
        </w:numPr>
      </w:pPr>
      <w:commentRangeStart w:id="392"/>
      <w:r>
        <w:t>Expiration dates for the quarter</w:t>
      </w:r>
      <w:commentRangeEnd w:id="392"/>
      <w:r>
        <w:rPr>
          <w:rStyle w:val="CommentReference"/>
        </w:rPr>
        <w:commentReference w:id="392"/>
      </w:r>
    </w:p>
    <w:p w14:paraId="45E6B13C" w14:textId="3E2A31C0" w:rsidR="00BE7F97" w:rsidRDefault="00BE7F97" w:rsidP="007B016D">
      <w:pPr>
        <w:pStyle w:val="ListParagraph"/>
        <w:numPr>
          <w:ilvl w:val="2"/>
          <w:numId w:val="52"/>
        </w:numPr>
      </w:pPr>
      <w:r>
        <w:t>Default to the last Monday (or the first Day selected in Days Code)</w:t>
      </w:r>
    </w:p>
    <w:p w14:paraId="24F95089" w14:textId="0B936732" w:rsidR="00BE7F97" w:rsidRDefault="00BE7F97" w:rsidP="007B016D">
      <w:pPr>
        <w:pStyle w:val="ListParagraph"/>
        <w:numPr>
          <w:ilvl w:val="2"/>
          <w:numId w:val="52"/>
        </w:numPr>
      </w:pPr>
      <w:r>
        <w:t>Editable</w:t>
      </w:r>
    </w:p>
    <w:p w14:paraId="430CC25C" w14:textId="7B97F551" w:rsidR="001D591F" w:rsidRDefault="001D591F" w:rsidP="001D591F">
      <w:pPr>
        <w:rPr>
          <w:u w:val="single"/>
        </w:rPr>
      </w:pPr>
      <w:r w:rsidRPr="00BE7F97">
        <w:rPr>
          <w:u w:val="single"/>
        </w:rPr>
        <w:t>Change with Auto Approve clicked</w:t>
      </w:r>
    </w:p>
    <w:p w14:paraId="30EAB152" w14:textId="0A37FBE6" w:rsidR="00BE7F97" w:rsidRPr="00BE7F97" w:rsidRDefault="00BE7F97" w:rsidP="007B016D">
      <w:pPr>
        <w:pStyle w:val="ListParagraph"/>
        <w:numPr>
          <w:ilvl w:val="0"/>
          <w:numId w:val="53"/>
        </w:numPr>
      </w:pPr>
      <w:r w:rsidRPr="00BE7F97">
        <w:t>Validate Form</w:t>
      </w:r>
      <w:r w:rsidR="00275C6B">
        <w:t xml:space="preserve"> </w:t>
      </w:r>
    </w:p>
    <w:p w14:paraId="2D36CEC7" w14:textId="238AAB72" w:rsidR="00BE7F97" w:rsidRPr="00BE7F97" w:rsidRDefault="00BE7F97" w:rsidP="007B016D">
      <w:pPr>
        <w:pStyle w:val="ListParagraph"/>
        <w:numPr>
          <w:ilvl w:val="1"/>
          <w:numId w:val="53"/>
        </w:numPr>
      </w:pPr>
      <w:r w:rsidRPr="00BE7F97">
        <w:t>Property Name is not BLANK (</w:t>
      </w:r>
      <w:r w:rsidRPr="00BE7F97">
        <w:rPr>
          <w:i/>
        </w:rPr>
        <w:t>Please enter a New Program Name)</w:t>
      </w:r>
    </w:p>
    <w:p w14:paraId="72C8B71B" w14:textId="67A27F00" w:rsidR="00BE7F97" w:rsidRDefault="00BE7F97" w:rsidP="007B016D">
      <w:pPr>
        <w:pStyle w:val="ListParagraph"/>
        <w:numPr>
          <w:ilvl w:val="1"/>
          <w:numId w:val="53"/>
        </w:numPr>
      </w:pPr>
      <w:r w:rsidRPr="00BE7F97">
        <w:t xml:space="preserve">Effective Name </w:t>
      </w:r>
      <w:r>
        <w:t>is not BLANK (</w:t>
      </w:r>
      <w:r>
        <w:rPr>
          <w:i/>
        </w:rPr>
        <w:t>Please select an Effective Date for the new Program)</w:t>
      </w:r>
    </w:p>
    <w:p w14:paraId="5FEF0155" w14:textId="56984E6A" w:rsidR="00BE7F97" w:rsidRDefault="00BE7F97" w:rsidP="007B016D">
      <w:pPr>
        <w:pStyle w:val="ListParagraph"/>
        <w:numPr>
          <w:ilvl w:val="1"/>
          <w:numId w:val="53"/>
        </w:numPr>
      </w:pPr>
      <w:r>
        <w:t>Property Name is not the same as the old Property Name (</w:t>
      </w:r>
      <w:r w:rsidRPr="00BE7F97">
        <w:rPr>
          <w:i/>
        </w:rPr>
        <w:t>The new Program Name must different than the existing Program Name</w:t>
      </w:r>
      <w:r>
        <w:t>)</w:t>
      </w:r>
    </w:p>
    <w:p w14:paraId="095D9CC3" w14:textId="7E690260" w:rsidR="00275C6B" w:rsidRDefault="00275C6B" w:rsidP="007B016D">
      <w:pPr>
        <w:pStyle w:val="ListParagraph"/>
        <w:numPr>
          <w:ilvl w:val="1"/>
          <w:numId w:val="53"/>
        </w:numPr>
      </w:pPr>
      <w:r w:rsidRPr="00275C6B">
        <w:t>Check that EffDate</w:t>
      </w:r>
      <w:r>
        <w:t xml:space="preserve"> (current date)</w:t>
      </w:r>
      <w:r w:rsidRPr="00275C6B">
        <w:t xml:space="preserve"> &lt;= ExpDate</w:t>
      </w:r>
    </w:p>
    <w:p w14:paraId="207578DD" w14:textId="3DB3D3CB" w:rsidR="00275C6B" w:rsidRDefault="00275C6B" w:rsidP="007B016D">
      <w:pPr>
        <w:pStyle w:val="ListParagraph"/>
        <w:numPr>
          <w:ilvl w:val="1"/>
          <w:numId w:val="53"/>
        </w:numPr>
      </w:pPr>
      <w:r w:rsidRPr="00275C6B">
        <w:t>Check that New EffDate &gt;  Old EffDate</w:t>
      </w:r>
    </w:p>
    <w:p w14:paraId="20C75D8E" w14:textId="4AB82D64" w:rsidR="00275C6B" w:rsidRDefault="00275C6B" w:rsidP="007B016D">
      <w:pPr>
        <w:pStyle w:val="ListParagraph"/>
        <w:numPr>
          <w:ilvl w:val="1"/>
          <w:numId w:val="53"/>
        </w:numPr>
      </w:pPr>
      <w:r>
        <w:t>If the above five are not met, do not continue.  Show error message.</w:t>
      </w:r>
    </w:p>
    <w:p w14:paraId="2C051E56" w14:textId="0E58F759" w:rsidR="00BE7F97" w:rsidRDefault="00275C6B" w:rsidP="007B016D">
      <w:pPr>
        <w:pStyle w:val="ListParagraph"/>
        <w:numPr>
          <w:ilvl w:val="0"/>
          <w:numId w:val="53"/>
        </w:numPr>
      </w:pPr>
      <w:commentRangeStart w:id="393"/>
      <w:r w:rsidRPr="00275C6B">
        <w:t>Verify that there is not an Existing Property Name with same parameters</w:t>
      </w:r>
      <w:commentRangeEnd w:id="393"/>
      <w:r>
        <w:rPr>
          <w:rStyle w:val="CommentReference"/>
        </w:rPr>
        <w:commentReference w:id="393"/>
      </w:r>
      <w:r>
        <w:t xml:space="preserve"> (</w:t>
      </w:r>
      <w:r w:rsidRPr="00275C6B">
        <w:rPr>
          <w:i/>
        </w:rPr>
        <w:t>A Property with this Name already exists for the current Network and Quarter</w:t>
      </w:r>
      <w:r>
        <w:t>).  If property name already exists, do not continue.</w:t>
      </w:r>
    </w:p>
    <w:p w14:paraId="3C68479D" w14:textId="6A50AFFD" w:rsidR="00275C6B" w:rsidRDefault="00275C6B" w:rsidP="007B016D">
      <w:pPr>
        <w:pStyle w:val="ListParagraph"/>
        <w:numPr>
          <w:ilvl w:val="0"/>
          <w:numId w:val="53"/>
        </w:numPr>
      </w:pPr>
      <w:commentRangeStart w:id="394"/>
      <w:r>
        <w:t>Copy Property to New</w:t>
      </w:r>
      <w:commentRangeEnd w:id="394"/>
      <w:r>
        <w:rPr>
          <w:rStyle w:val="CommentReference"/>
        </w:rPr>
        <w:commentReference w:id="394"/>
      </w:r>
      <w:r>
        <w:t>.  If unsuccessful creating new property, do not continue. (</w:t>
      </w:r>
      <w:r w:rsidRPr="00275C6B">
        <w:rPr>
          <w:i/>
        </w:rPr>
        <w:t>Unable to create a new Property</w:t>
      </w:r>
      <w:r>
        <w:t>)</w:t>
      </w:r>
    </w:p>
    <w:p w14:paraId="347C6A88" w14:textId="240FB348" w:rsidR="00275C6B" w:rsidRDefault="00275C6B" w:rsidP="007B016D">
      <w:pPr>
        <w:pStyle w:val="ListParagraph"/>
        <w:numPr>
          <w:ilvl w:val="0"/>
          <w:numId w:val="53"/>
        </w:numPr>
      </w:pPr>
      <w:r>
        <w:t>Success.</w:t>
      </w:r>
    </w:p>
    <w:p w14:paraId="30DAFBA7" w14:textId="5DD88386" w:rsidR="004525E8" w:rsidRDefault="004525E8" w:rsidP="004525E8">
      <w:pPr>
        <w:pStyle w:val="Heading4"/>
        <w:tabs>
          <w:tab w:val="center" w:pos="4680"/>
        </w:tabs>
      </w:pPr>
      <w:bookmarkStart w:id="395" w:name="_Ref520237238"/>
      <w:commentRangeStart w:id="396"/>
      <w:r>
        <w:lastRenderedPageBreak/>
        <w:t>Update Deal Point Data</w:t>
      </w:r>
      <w:bookmarkEnd w:id="395"/>
      <w:commentRangeEnd w:id="396"/>
      <w:r w:rsidR="00E3127F">
        <w:rPr>
          <w:rStyle w:val="CommentReference"/>
          <w:rFonts w:asciiTheme="minorHAnsi" w:eastAsiaTheme="minorEastAsia" w:hAnsiTheme="minorHAnsi" w:cstheme="minorBidi"/>
          <w:caps w:val="0"/>
          <w:color w:val="auto"/>
          <w:spacing w:val="0"/>
        </w:rPr>
        <w:commentReference w:id="396"/>
      </w:r>
      <w:r>
        <w:tab/>
      </w:r>
    </w:p>
    <w:p w14:paraId="07333797" w14:textId="21E31326" w:rsidR="00D2023F" w:rsidRPr="00496685" w:rsidRDefault="00496685" w:rsidP="00155150">
      <w:pPr>
        <w:rPr>
          <w:u w:val="single"/>
        </w:rPr>
      </w:pPr>
      <w:r w:rsidRPr="00496685">
        <w:rPr>
          <w:u w:val="single"/>
        </w:rPr>
        <w:t>US</w:t>
      </w:r>
    </w:p>
    <w:p w14:paraId="4F6811B4" w14:textId="525BDE8E" w:rsidR="00496685" w:rsidRDefault="00422A2E" w:rsidP="00422A2E">
      <w:pPr>
        <w:pStyle w:val="ListParagraph"/>
        <w:numPr>
          <w:ilvl w:val="0"/>
          <w:numId w:val="55"/>
        </w:numPr>
      </w:pPr>
      <w:r>
        <w:t>S</w:t>
      </w:r>
      <w:r w:rsidR="00496685">
        <w:t xml:space="preserve">ee </w:t>
      </w:r>
      <w:r w:rsidR="00496685">
        <w:fldChar w:fldCharType="begin"/>
      </w:r>
      <w:r w:rsidR="00496685">
        <w:instrText xml:space="preserve"> REF _Ref520205815 \h </w:instrText>
      </w:r>
      <w:r w:rsidR="00496685">
        <w:fldChar w:fldCharType="separate"/>
      </w:r>
      <w:r w:rsidR="00666236">
        <w:t xml:space="preserve">Figure </w:t>
      </w:r>
      <w:r w:rsidR="00666236">
        <w:rPr>
          <w:noProof/>
        </w:rPr>
        <w:t>19</w:t>
      </w:r>
      <w:r w:rsidR="00666236">
        <w:t>. Update Deal Point Data -- Upfront/Scatter</w:t>
      </w:r>
      <w:r w:rsidR="00496685">
        <w:fldChar w:fldCharType="end"/>
      </w:r>
      <w:r w:rsidR="00496685">
        <w:t>)</w:t>
      </w:r>
      <w:r>
        <w:t>.</w:t>
      </w:r>
    </w:p>
    <w:p w14:paraId="2975E04E" w14:textId="585723EA" w:rsidR="00422A2E" w:rsidRDefault="00422A2E" w:rsidP="00496685">
      <w:pPr>
        <w:pStyle w:val="ListParagraph"/>
        <w:numPr>
          <w:ilvl w:val="0"/>
          <w:numId w:val="55"/>
        </w:numPr>
      </w:pPr>
      <w:r>
        <w:t>If Cancel, go to Step 4.</w:t>
      </w:r>
    </w:p>
    <w:p w14:paraId="462DEE28" w14:textId="77777777" w:rsidR="00422A2E" w:rsidRDefault="00422A2E" w:rsidP="00496685">
      <w:pPr>
        <w:pStyle w:val="ListParagraph"/>
        <w:numPr>
          <w:ilvl w:val="0"/>
          <w:numId w:val="55"/>
        </w:numPr>
      </w:pPr>
      <w:r>
        <w:t>Save.</w:t>
      </w:r>
    </w:p>
    <w:p w14:paraId="4FDDE839" w14:textId="215F7C26" w:rsidR="00422A2E" w:rsidRDefault="00422A2E" w:rsidP="00496685">
      <w:pPr>
        <w:pStyle w:val="ListParagraph"/>
        <w:numPr>
          <w:ilvl w:val="0"/>
          <w:numId w:val="55"/>
        </w:numPr>
      </w:pPr>
      <w:r>
        <w:t>Close all “Update Deal Point Data” modal windows.</w:t>
      </w:r>
    </w:p>
    <w:p w14:paraId="599C8CFB" w14:textId="1B944DDF" w:rsidR="00496685" w:rsidRDefault="00496685" w:rsidP="00496685">
      <w:pPr>
        <w:rPr>
          <w:u w:val="single"/>
        </w:rPr>
      </w:pPr>
      <w:r w:rsidRPr="00496685">
        <w:rPr>
          <w:u w:val="single"/>
        </w:rPr>
        <w:t>Canada</w:t>
      </w:r>
    </w:p>
    <w:p w14:paraId="237C158B" w14:textId="4E488FC1" w:rsidR="00496685" w:rsidRDefault="00496685" w:rsidP="002152E5">
      <w:pPr>
        <w:pStyle w:val="ListParagraph"/>
        <w:numPr>
          <w:ilvl w:val="0"/>
          <w:numId w:val="56"/>
        </w:numPr>
      </w:pPr>
      <w:r>
        <w:t xml:space="preserve">Select Media Type.  See </w:t>
      </w:r>
      <w:r>
        <w:fldChar w:fldCharType="begin"/>
      </w:r>
      <w:r>
        <w:instrText xml:space="preserve"> REF _Ref520205885 \h </w:instrText>
      </w:r>
      <w:r>
        <w:fldChar w:fldCharType="separate"/>
      </w:r>
      <w:r w:rsidR="00666236">
        <w:t xml:space="preserve">Figure </w:t>
      </w:r>
      <w:r w:rsidR="00666236">
        <w:rPr>
          <w:noProof/>
        </w:rPr>
        <w:t>18</w:t>
      </w:r>
      <w:r w:rsidR="00666236">
        <w:t xml:space="preserve">. </w:t>
      </w:r>
      <w:r w:rsidR="00666236" w:rsidRPr="00F663D8">
        <w:t>Update Deal Point Data (Select Media Type</w:t>
      </w:r>
      <w:r w:rsidR="00666236">
        <w:t xml:space="preserve"> for CA</w:t>
      </w:r>
      <w:r w:rsidR="00666236" w:rsidRPr="00F663D8">
        <w:t>)</w:t>
      </w:r>
      <w:r>
        <w:fldChar w:fldCharType="end"/>
      </w:r>
    </w:p>
    <w:p w14:paraId="47847775" w14:textId="77777777" w:rsidR="00666236" w:rsidRDefault="00496685" w:rsidP="0014703A">
      <w:pPr>
        <w:pStyle w:val="Caption"/>
        <w:keepNext/>
      </w:pPr>
      <w:r>
        <w:t xml:space="preserve">If National UPFRONT/Scatter, See </w:t>
      </w:r>
      <w:r>
        <w:fldChar w:fldCharType="begin"/>
      </w:r>
      <w:r>
        <w:instrText xml:space="preserve"> REF _Ref520205815 \h </w:instrText>
      </w:r>
      <w:r>
        <w:fldChar w:fldCharType="separate"/>
      </w:r>
      <w:r w:rsidR="00666236">
        <w:t xml:space="preserve">Figure </w:t>
      </w:r>
      <w:r w:rsidR="00666236">
        <w:rPr>
          <w:noProof/>
        </w:rPr>
        <w:t>19</w:t>
      </w:r>
      <w:r w:rsidR="00666236">
        <w:t>. Update Deal Point Data -- Upfront/Scatter</w:t>
      </w:r>
      <w:r>
        <w:fldChar w:fldCharType="end"/>
      </w:r>
      <w:r>
        <w:t>.</w:t>
      </w:r>
      <w:r w:rsidR="0014703A">
        <w:t xml:space="preserve"> </w:t>
      </w:r>
      <w:r w:rsidR="0014703A">
        <w:br/>
      </w:r>
      <w:r>
        <w:t xml:space="preserve">If DR, </w:t>
      </w:r>
      <w:r w:rsidR="0014703A">
        <w:t xml:space="preserve">see </w:t>
      </w:r>
      <w:r w:rsidR="0014703A">
        <w:fldChar w:fldCharType="begin"/>
      </w:r>
      <w:r w:rsidR="0014703A">
        <w:instrText xml:space="preserve"> REF _Ref520206199 \h </w:instrText>
      </w:r>
      <w:r w:rsidR="0014703A">
        <w:fldChar w:fldCharType="separate"/>
      </w:r>
    </w:p>
    <w:p w14:paraId="6F1B0E1D" w14:textId="75F4CE7F" w:rsidR="00496685" w:rsidRDefault="00666236" w:rsidP="002152E5">
      <w:pPr>
        <w:pStyle w:val="ListParagraph"/>
        <w:numPr>
          <w:ilvl w:val="0"/>
          <w:numId w:val="56"/>
        </w:numPr>
      </w:pPr>
      <w:r>
        <w:t xml:space="preserve">Figure </w:t>
      </w:r>
      <w:r>
        <w:rPr>
          <w:noProof/>
        </w:rPr>
        <w:t>20</w:t>
      </w:r>
      <w:r>
        <w:t>.  Update Deal Point Data -- DR</w:t>
      </w:r>
      <w:r w:rsidR="0014703A">
        <w:fldChar w:fldCharType="end"/>
      </w:r>
      <w:r w:rsidR="0014703A">
        <w:t>.</w:t>
      </w:r>
    </w:p>
    <w:p w14:paraId="672A734E" w14:textId="62965C56" w:rsidR="00422A2E" w:rsidRDefault="00422A2E" w:rsidP="002152E5">
      <w:pPr>
        <w:pStyle w:val="ListParagraph"/>
        <w:numPr>
          <w:ilvl w:val="0"/>
          <w:numId w:val="56"/>
        </w:numPr>
      </w:pPr>
      <w:r>
        <w:t>If Cancel, go to step 5.</w:t>
      </w:r>
    </w:p>
    <w:p w14:paraId="5AEFC4A2" w14:textId="53B05237" w:rsidR="004525E8" w:rsidRDefault="0014703A" w:rsidP="002152E5">
      <w:pPr>
        <w:pStyle w:val="ListParagraph"/>
        <w:numPr>
          <w:ilvl w:val="0"/>
          <w:numId w:val="56"/>
        </w:numPr>
      </w:pPr>
      <w:r>
        <w:t>Save.</w:t>
      </w:r>
    </w:p>
    <w:p w14:paraId="2209A7B2" w14:textId="29F31B36" w:rsidR="00422A2E" w:rsidRPr="004525E8" w:rsidRDefault="00422A2E" w:rsidP="002152E5">
      <w:pPr>
        <w:pStyle w:val="ListParagraph"/>
        <w:numPr>
          <w:ilvl w:val="0"/>
          <w:numId w:val="56"/>
        </w:numPr>
      </w:pPr>
      <w:r>
        <w:t>Close all “Update Deal Point Data” modal windows.</w:t>
      </w:r>
    </w:p>
    <w:p w14:paraId="69ABD23B" w14:textId="7778BB37" w:rsidR="004525E8" w:rsidRDefault="004525E8" w:rsidP="004525E8">
      <w:pPr>
        <w:pStyle w:val="Caption"/>
        <w:keepNext/>
      </w:pPr>
      <w:bookmarkStart w:id="397" w:name="_Ref520205885"/>
      <w:r>
        <w:t xml:space="preserve">Figure </w:t>
      </w:r>
      <w:r w:rsidR="00226136">
        <w:rPr>
          <w:noProof/>
        </w:rPr>
        <w:fldChar w:fldCharType="begin"/>
      </w:r>
      <w:r w:rsidR="00226136">
        <w:rPr>
          <w:noProof/>
        </w:rPr>
        <w:instrText xml:space="preserve"> SEQ Figure \* ARABIC </w:instrText>
      </w:r>
      <w:r w:rsidR="00226136">
        <w:rPr>
          <w:noProof/>
        </w:rPr>
        <w:fldChar w:fldCharType="separate"/>
      </w:r>
      <w:r w:rsidR="00246890">
        <w:rPr>
          <w:noProof/>
        </w:rPr>
        <w:t>18</w:t>
      </w:r>
      <w:r w:rsidR="00226136">
        <w:rPr>
          <w:noProof/>
        </w:rPr>
        <w:fldChar w:fldCharType="end"/>
      </w:r>
      <w:r>
        <w:t xml:space="preserve">. </w:t>
      </w:r>
      <w:r w:rsidRPr="00F663D8">
        <w:t>Update Deal Point Data (Select Media Type</w:t>
      </w:r>
      <w:r w:rsidR="00155150">
        <w:t xml:space="preserve"> for CA</w:t>
      </w:r>
      <w:r w:rsidRPr="00F663D8">
        <w:t>)</w:t>
      </w:r>
      <w:bookmarkEnd w:id="397"/>
    </w:p>
    <w:p w14:paraId="74BDA84A" w14:textId="43E3CB32" w:rsidR="004525E8" w:rsidRDefault="004525E8" w:rsidP="004525E8">
      <w:pPr>
        <w:keepNext/>
      </w:pPr>
      <w:r>
        <w:rPr>
          <w:noProof/>
          <w:lang w:eastAsia="en-US"/>
        </w:rPr>
        <w:drawing>
          <wp:inline distT="0" distB="0" distL="0" distR="0" wp14:anchorId="112F88C2" wp14:editId="679E3C43">
            <wp:extent cx="3190476" cy="20095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0476" cy="2009524"/>
                    </a:xfrm>
                    <a:prstGeom prst="rect">
                      <a:avLst/>
                    </a:prstGeom>
                  </pic:spPr>
                </pic:pic>
              </a:graphicData>
            </a:graphic>
          </wp:inline>
        </w:drawing>
      </w:r>
    </w:p>
    <w:p w14:paraId="56AA1CE2" w14:textId="77777777" w:rsidR="00496685" w:rsidRDefault="00496685" w:rsidP="004525E8">
      <w:pPr>
        <w:keepNext/>
      </w:pPr>
    </w:p>
    <w:p w14:paraId="3FC63BB6" w14:textId="5B9E4BFF" w:rsidR="009E67EF" w:rsidRDefault="009E67EF" w:rsidP="009E67EF">
      <w:pPr>
        <w:pStyle w:val="Heading5"/>
      </w:pPr>
      <w:r>
        <w:t>Update Deal Point Data – Upfront/Scatter</w:t>
      </w:r>
      <w:r w:rsidR="00A705A2">
        <w:t xml:space="preserve"> (See </w:t>
      </w:r>
      <w:r w:rsidR="00A705A2">
        <w:fldChar w:fldCharType="begin"/>
      </w:r>
      <w:r w:rsidR="00A705A2">
        <w:instrText xml:space="preserve"> REF _Ref520205815 \h </w:instrText>
      </w:r>
      <w:r w:rsidR="00A705A2">
        <w:fldChar w:fldCharType="separate"/>
      </w:r>
      <w:r w:rsidR="00666236">
        <w:t xml:space="preserve">Figure </w:t>
      </w:r>
      <w:r w:rsidR="00666236">
        <w:rPr>
          <w:noProof/>
        </w:rPr>
        <w:t>19</w:t>
      </w:r>
      <w:r w:rsidR="00666236">
        <w:t>. Update Deal Point Data -- Upfront/Scatter</w:t>
      </w:r>
      <w:r w:rsidR="00A705A2">
        <w:fldChar w:fldCharType="end"/>
      </w:r>
      <w:r w:rsidR="00A705A2">
        <w:t>)</w:t>
      </w:r>
    </w:p>
    <w:p w14:paraId="28575D31" w14:textId="77777777" w:rsidR="00A705A2" w:rsidRPr="00A705A2" w:rsidRDefault="00A705A2" w:rsidP="00A705A2">
      <w:pPr>
        <w:keepNext/>
        <w:rPr>
          <w:u w:val="single"/>
        </w:rPr>
      </w:pPr>
      <w:r w:rsidRPr="00A705A2">
        <w:rPr>
          <w:u w:val="single"/>
        </w:rPr>
        <w:t>Initial State</w:t>
      </w:r>
    </w:p>
    <w:p w14:paraId="3A9EDCAB" w14:textId="77777777" w:rsidR="00A705A2" w:rsidRDefault="00A705A2" w:rsidP="002152E5">
      <w:pPr>
        <w:pStyle w:val="ListParagraph"/>
        <w:keepNext/>
        <w:numPr>
          <w:ilvl w:val="0"/>
          <w:numId w:val="57"/>
        </w:numPr>
      </w:pPr>
      <w:commentRangeStart w:id="398"/>
      <w:r>
        <w:t>Populate with previously saved settings</w:t>
      </w:r>
      <w:commentRangeEnd w:id="398"/>
      <w:r>
        <w:rPr>
          <w:rStyle w:val="CommentReference"/>
        </w:rPr>
        <w:commentReference w:id="398"/>
      </w:r>
      <w:r>
        <w:t>, if any.</w:t>
      </w:r>
    </w:p>
    <w:p w14:paraId="7B846AFA" w14:textId="77777777" w:rsidR="00A705A2" w:rsidRPr="00A705A2" w:rsidRDefault="00A705A2" w:rsidP="00A705A2">
      <w:pPr>
        <w:keepNext/>
        <w:rPr>
          <w:u w:val="single"/>
        </w:rPr>
      </w:pPr>
      <w:r w:rsidRPr="00A705A2">
        <w:rPr>
          <w:u w:val="single"/>
        </w:rPr>
        <w:t>Save</w:t>
      </w:r>
    </w:p>
    <w:p w14:paraId="2208F760" w14:textId="77777777" w:rsidR="00A705A2" w:rsidRDefault="00A705A2" w:rsidP="002152E5">
      <w:pPr>
        <w:pStyle w:val="ListParagraph"/>
        <w:keepNext/>
        <w:numPr>
          <w:ilvl w:val="0"/>
          <w:numId w:val="57"/>
        </w:numPr>
      </w:pPr>
      <w:commentRangeStart w:id="399"/>
      <w:r>
        <w:t xml:space="preserve">Save </w:t>
      </w:r>
      <w:commentRangeEnd w:id="399"/>
      <w:r>
        <w:rPr>
          <w:rStyle w:val="CommentReference"/>
        </w:rPr>
        <w:commentReference w:id="399"/>
      </w:r>
      <w:r>
        <w:t>data entered into database.</w:t>
      </w:r>
    </w:p>
    <w:p w14:paraId="3321877C" w14:textId="77777777" w:rsidR="00A705A2" w:rsidRPr="00A705A2" w:rsidRDefault="00A705A2" w:rsidP="00A705A2"/>
    <w:p w14:paraId="1EB64664" w14:textId="7ED83DA1" w:rsidR="00496685" w:rsidRDefault="00496685" w:rsidP="00496685">
      <w:pPr>
        <w:pStyle w:val="Caption"/>
        <w:keepNext/>
      </w:pPr>
      <w:bookmarkStart w:id="400" w:name="_Ref520205815"/>
      <w:r>
        <w:lastRenderedPageBreak/>
        <w:t xml:space="preserve">Figure </w:t>
      </w:r>
      <w:r w:rsidR="00226136">
        <w:rPr>
          <w:noProof/>
        </w:rPr>
        <w:fldChar w:fldCharType="begin"/>
      </w:r>
      <w:r w:rsidR="00226136">
        <w:rPr>
          <w:noProof/>
        </w:rPr>
        <w:instrText xml:space="preserve"> SEQ Figure \* ARABIC </w:instrText>
      </w:r>
      <w:r w:rsidR="00226136">
        <w:rPr>
          <w:noProof/>
        </w:rPr>
        <w:fldChar w:fldCharType="separate"/>
      </w:r>
      <w:r w:rsidR="00246890">
        <w:rPr>
          <w:noProof/>
        </w:rPr>
        <w:t>19</w:t>
      </w:r>
      <w:r w:rsidR="00226136">
        <w:rPr>
          <w:noProof/>
        </w:rPr>
        <w:fldChar w:fldCharType="end"/>
      </w:r>
      <w:r>
        <w:t>. Update Deal Point Data -- Upfront/Scatter</w:t>
      </w:r>
      <w:bookmarkEnd w:id="400"/>
    </w:p>
    <w:p w14:paraId="5722F865" w14:textId="73A022EA" w:rsidR="00496685" w:rsidRDefault="00496685" w:rsidP="004525E8">
      <w:pPr>
        <w:keepNext/>
      </w:pPr>
      <w:r>
        <w:rPr>
          <w:noProof/>
          <w:lang w:eastAsia="en-US"/>
        </w:rPr>
        <w:drawing>
          <wp:inline distT="0" distB="0" distL="0" distR="0" wp14:anchorId="61685E3F" wp14:editId="4763652B">
            <wp:extent cx="5943600" cy="33089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08985"/>
                    </a:xfrm>
                    <a:prstGeom prst="rect">
                      <a:avLst/>
                    </a:prstGeom>
                  </pic:spPr>
                </pic:pic>
              </a:graphicData>
            </a:graphic>
          </wp:inline>
        </w:drawing>
      </w:r>
    </w:p>
    <w:p w14:paraId="0B92B97A" w14:textId="77777777" w:rsidR="009E67EF" w:rsidRDefault="009E67EF" w:rsidP="009E67EF">
      <w:pPr>
        <w:keepNext/>
      </w:pPr>
    </w:p>
    <w:p w14:paraId="55D757C4" w14:textId="77777777" w:rsidR="009E67EF" w:rsidRDefault="009E67EF" w:rsidP="004525E8">
      <w:pPr>
        <w:keepNext/>
      </w:pPr>
    </w:p>
    <w:p w14:paraId="216E4FB6" w14:textId="36F235AA" w:rsidR="0014703A" w:rsidRDefault="00A705A2" w:rsidP="00A705A2">
      <w:pPr>
        <w:pStyle w:val="Heading5"/>
      </w:pPr>
      <w:r>
        <w:t xml:space="preserve">Update Deal Point Data – DR (See </w:t>
      </w:r>
      <w:r>
        <w:fldChar w:fldCharType="begin"/>
      </w:r>
      <w:r>
        <w:instrText xml:space="preserve"> REF _Ref520207420 \h </w:instrText>
      </w:r>
      <w:r>
        <w:fldChar w:fldCharType="separate"/>
      </w:r>
      <w:r w:rsidR="00666236">
        <w:t xml:space="preserve">Figure </w:t>
      </w:r>
      <w:r w:rsidR="00666236">
        <w:rPr>
          <w:noProof/>
        </w:rPr>
        <w:t>20</w:t>
      </w:r>
      <w:r w:rsidR="00666236">
        <w:t>.  Update Deal Point Data -- DR</w:t>
      </w:r>
      <w:r>
        <w:fldChar w:fldCharType="end"/>
      </w:r>
      <w:r>
        <w:t>)</w:t>
      </w:r>
    </w:p>
    <w:p w14:paraId="28248977" w14:textId="77777777" w:rsidR="00A705A2" w:rsidRPr="00A705A2" w:rsidRDefault="00A705A2" w:rsidP="00A705A2">
      <w:pPr>
        <w:keepNext/>
        <w:rPr>
          <w:u w:val="single"/>
        </w:rPr>
      </w:pPr>
      <w:r w:rsidRPr="00A705A2">
        <w:rPr>
          <w:u w:val="single"/>
        </w:rPr>
        <w:t>Initial State</w:t>
      </w:r>
    </w:p>
    <w:p w14:paraId="1CBA5341" w14:textId="77777777" w:rsidR="00A705A2" w:rsidRDefault="00A705A2" w:rsidP="002152E5">
      <w:pPr>
        <w:pStyle w:val="ListParagraph"/>
        <w:keepNext/>
        <w:numPr>
          <w:ilvl w:val="0"/>
          <w:numId w:val="57"/>
        </w:numPr>
      </w:pPr>
      <w:commentRangeStart w:id="401"/>
      <w:commentRangeStart w:id="402"/>
      <w:r>
        <w:t xml:space="preserve">Populate </w:t>
      </w:r>
      <w:commentRangeEnd w:id="401"/>
      <w:r w:rsidR="00CE508A">
        <w:rPr>
          <w:rStyle w:val="CommentReference"/>
        </w:rPr>
        <w:commentReference w:id="401"/>
      </w:r>
      <w:r>
        <w:t>with previously saved settings</w:t>
      </w:r>
      <w:commentRangeEnd w:id="402"/>
      <w:r>
        <w:rPr>
          <w:rStyle w:val="CommentReference"/>
        </w:rPr>
        <w:commentReference w:id="402"/>
      </w:r>
      <w:r>
        <w:t>, if any.</w:t>
      </w:r>
    </w:p>
    <w:p w14:paraId="3318A0DB" w14:textId="77777777" w:rsidR="00A705A2" w:rsidRPr="00A705A2" w:rsidRDefault="00A705A2" w:rsidP="00A705A2">
      <w:pPr>
        <w:keepNext/>
        <w:rPr>
          <w:u w:val="single"/>
        </w:rPr>
      </w:pPr>
      <w:r w:rsidRPr="00A705A2">
        <w:rPr>
          <w:u w:val="single"/>
        </w:rPr>
        <w:t>Save</w:t>
      </w:r>
    </w:p>
    <w:p w14:paraId="52DFCCE5" w14:textId="77777777" w:rsidR="00A705A2" w:rsidRDefault="00A705A2" w:rsidP="002152E5">
      <w:pPr>
        <w:pStyle w:val="ListParagraph"/>
        <w:keepNext/>
        <w:numPr>
          <w:ilvl w:val="0"/>
          <w:numId w:val="57"/>
        </w:numPr>
      </w:pPr>
      <w:commentRangeStart w:id="403"/>
      <w:commentRangeStart w:id="404"/>
      <w:r>
        <w:t xml:space="preserve">Save </w:t>
      </w:r>
      <w:commentRangeEnd w:id="403"/>
      <w:r>
        <w:rPr>
          <w:rStyle w:val="CommentReference"/>
        </w:rPr>
        <w:commentReference w:id="403"/>
      </w:r>
      <w:commentRangeEnd w:id="404"/>
      <w:r w:rsidR="000D14AF">
        <w:rPr>
          <w:rStyle w:val="CommentReference"/>
        </w:rPr>
        <w:commentReference w:id="404"/>
      </w:r>
      <w:r>
        <w:t>data entered into database.</w:t>
      </w:r>
    </w:p>
    <w:p w14:paraId="05019101" w14:textId="77777777" w:rsidR="00A705A2" w:rsidRPr="00A705A2" w:rsidRDefault="00A705A2" w:rsidP="00A705A2"/>
    <w:p w14:paraId="0DE88BAA" w14:textId="77777777" w:rsidR="00A705A2" w:rsidRDefault="00A705A2" w:rsidP="0014703A">
      <w:pPr>
        <w:pStyle w:val="Caption"/>
        <w:keepNext/>
      </w:pPr>
      <w:bookmarkStart w:id="405" w:name="_Ref520206199"/>
    </w:p>
    <w:p w14:paraId="629679BA" w14:textId="3BA24775" w:rsidR="0014703A" w:rsidRDefault="0014703A" w:rsidP="0014703A">
      <w:pPr>
        <w:pStyle w:val="Caption"/>
        <w:keepNext/>
      </w:pPr>
      <w:bookmarkStart w:id="406" w:name="_Ref520207420"/>
      <w:r>
        <w:t xml:space="preserve">Figure </w:t>
      </w:r>
      <w:r w:rsidR="00226136">
        <w:rPr>
          <w:noProof/>
        </w:rPr>
        <w:fldChar w:fldCharType="begin"/>
      </w:r>
      <w:r w:rsidR="00226136">
        <w:rPr>
          <w:noProof/>
        </w:rPr>
        <w:instrText xml:space="preserve"> SEQ Figure \* ARABIC </w:instrText>
      </w:r>
      <w:r w:rsidR="00226136">
        <w:rPr>
          <w:noProof/>
        </w:rPr>
        <w:fldChar w:fldCharType="separate"/>
      </w:r>
      <w:r w:rsidR="00246890">
        <w:rPr>
          <w:noProof/>
        </w:rPr>
        <w:t>20</w:t>
      </w:r>
      <w:r w:rsidR="00226136">
        <w:rPr>
          <w:noProof/>
        </w:rPr>
        <w:fldChar w:fldCharType="end"/>
      </w:r>
      <w:r>
        <w:t>.  Update Deal Point Data -- DR</w:t>
      </w:r>
      <w:bookmarkEnd w:id="405"/>
      <w:bookmarkEnd w:id="406"/>
    </w:p>
    <w:p w14:paraId="00ACCF2A" w14:textId="641C920D" w:rsidR="0014703A" w:rsidRDefault="0014703A" w:rsidP="004525E8">
      <w:pPr>
        <w:keepNext/>
      </w:pPr>
      <w:r>
        <w:rPr>
          <w:noProof/>
          <w:lang w:eastAsia="en-US"/>
        </w:rPr>
        <w:drawing>
          <wp:inline distT="0" distB="0" distL="0" distR="0" wp14:anchorId="371BDDC1" wp14:editId="67B32DAF">
            <wp:extent cx="5943600" cy="29406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40685"/>
                    </a:xfrm>
                    <a:prstGeom prst="rect">
                      <a:avLst/>
                    </a:prstGeom>
                  </pic:spPr>
                </pic:pic>
              </a:graphicData>
            </a:graphic>
          </wp:inline>
        </w:drawing>
      </w:r>
    </w:p>
    <w:p w14:paraId="1AB897C0" w14:textId="775530E5" w:rsidR="00155150" w:rsidRDefault="007143C2" w:rsidP="007143C2">
      <w:pPr>
        <w:pStyle w:val="Heading5"/>
      </w:pPr>
      <w:bookmarkStart w:id="407" w:name="_Ref520237305"/>
      <w:commentRangeStart w:id="408"/>
      <w:r>
        <w:t>Export</w:t>
      </w:r>
      <w:bookmarkEnd w:id="407"/>
      <w:commentRangeEnd w:id="408"/>
      <w:r w:rsidR="00E3127F">
        <w:rPr>
          <w:rStyle w:val="CommentReference"/>
          <w:rFonts w:asciiTheme="minorHAnsi" w:eastAsiaTheme="minorEastAsia" w:hAnsiTheme="minorHAnsi" w:cstheme="minorBidi"/>
          <w:caps w:val="0"/>
          <w:color w:val="auto"/>
          <w:spacing w:val="0"/>
        </w:rPr>
        <w:commentReference w:id="408"/>
      </w:r>
    </w:p>
    <w:p w14:paraId="73B938BA" w14:textId="02243D18" w:rsidR="0019312B" w:rsidRDefault="007143C2" w:rsidP="0019312B">
      <w:r>
        <w:t>When exporting, the followi</w:t>
      </w:r>
      <w:r w:rsidR="00296271">
        <w:t xml:space="preserve">ng steps are taken to export an </w:t>
      </w:r>
      <w:r>
        <w:t>upfront:</w:t>
      </w:r>
    </w:p>
    <w:p w14:paraId="43486CBA" w14:textId="5E298C9D" w:rsidR="00296271" w:rsidRDefault="00296271" w:rsidP="002152E5">
      <w:pPr>
        <w:pStyle w:val="ListParagraph"/>
        <w:numPr>
          <w:ilvl w:val="0"/>
          <w:numId w:val="58"/>
        </w:numPr>
      </w:pPr>
      <w:r>
        <w:t xml:space="preserve">Select Buy Type and Demo (see </w:t>
      </w:r>
      <w:r>
        <w:fldChar w:fldCharType="begin"/>
      </w:r>
      <w:r>
        <w:instrText xml:space="preserve"> REF _Ref520220618 \h </w:instrText>
      </w:r>
      <w:r>
        <w:fldChar w:fldCharType="separate"/>
      </w:r>
      <w:r w:rsidR="00666236">
        <w:t xml:space="preserve">Figure </w:t>
      </w:r>
      <w:r w:rsidR="00666236">
        <w:rPr>
          <w:noProof/>
        </w:rPr>
        <w:t>21</w:t>
      </w:r>
      <w:r w:rsidR="00666236">
        <w:t>.  Export Upfront (Select Buy Types and Demos)</w:t>
      </w:r>
      <w:r>
        <w:fldChar w:fldCharType="end"/>
      </w:r>
    </w:p>
    <w:p w14:paraId="04790B16" w14:textId="7B0456B9" w:rsidR="00296271" w:rsidRDefault="00296271" w:rsidP="002152E5">
      <w:pPr>
        <w:pStyle w:val="ListParagraph"/>
        <w:numPr>
          <w:ilvl w:val="0"/>
          <w:numId w:val="58"/>
        </w:numPr>
      </w:pPr>
      <w:r>
        <w:t>Click Export.</w:t>
      </w:r>
    </w:p>
    <w:p w14:paraId="707FE26D" w14:textId="304A0DB7" w:rsidR="00296271" w:rsidRPr="00296271" w:rsidRDefault="00296271" w:rsidP="00296271">
      <w:pPr>
        <w:pStyle w:val="Heading5"/>
      </w:pPr>
      <w:r>
        <w:t xml:space="preserve">Export Upfront (Select Buy Types and Demos – </w:t>
      </w:r>
      <w:r>
        <w:fldChar w:fldCharType="begin"/>
      </w:r>
      <w:r>
        <w:instrText xml:space="preserve"> REF _Ref520220618 \h </w:instrText>
      </w:r>
      <w:r>
        <w:fldChar w:fldCharType="separate"/>
      </w:r>
      <w:r w:rsidR="00666236">
        <w:t xml:space="preserve">Figure </w:t>
      </w:r>
      <w:r w:rsidR="00666236">
        <w:rPr>
          <w:noProof/>
        </w:rPr>
        <w:t>21</w:t>
      </w:r>
      <w:r w:rsidR="00666236">
        <w:t>.  Export Upfront (Select Buy Types and Demos)</w:t>
      </w:r>
      <w:r>
        <w:fldChar w:fldCharType="end"/>
      </w:r>
      <w:r>
        <w:t>)</w:t>
      </w:r>
    </w:p>
    <w:p w14:paraId="1EE85CE5" w14:textId="0DFE9DB8" w:rsidR="00296271" w:rsidRDefault="00296271" w:rsidP="00296271">
      <w:pPr>
        <w:pStyle w:val="Caption"/>
        <w:keepNext/>
      </w:pPr>
      <w:bookmarkStart w:id="409" w:name="_Ref520220618"/>
      <w:r>
        <w:lastRenderedPageBreak/>
        <w:t xml:space="preserve">Figure </w:t>
      </w:r>
      <w:r w:rsidR="00226136">
        <w:rPr>
          <w:noProof/>
        </w:rPr>
        <w:fldChar w:fldCharType="begin"/>
      </w:r>
      <w:r w:rsidR="00226136">
        <w:rPr>
          <w:noProof/>
        </w:rPr>
        <w:instrText xml:space="preserve"> SEQ Figure \* ARABIC </w:instrText>
      </w:r>
      <w:r w:rsidR="00226136">
        <w:rPr>
          <w:noProof/>
        </w:rPr>
        <w:fldChar w:fldCharType="separate"/>
      </w:r>
      <w:r w:rsidR="00246890">
        <w:rPr>
          <w:noProof/>
        </w:rPr>
        <w:t>21</w:t>
      </w:r>
      <w:r w:rsidR="00226136">
        <w:rPr>
          <w:noProof/>
        </w:rPr>
        <w:fldChar w:fldCharType="end"/>
      </w:r>
      <w:r>
        <w:t>.  Export Upfront (Select Buy Types and Demos)</w:t>
      </w:r>
      <w:bookmarkEnd w:id="409"/>
    </w:p>
    <w:p w14:paraId="3C143CED" w14:textId="33571D55" w:rsidR="007143C2" w:rsidRPr="007143C2" w:rsidRDefault="007143C2" w:rsidP="007143C2">
      <w:r>
        <w:rPr>
          <w:noProof/>
          <w:lang w:eastAsia="en-US"/>
        </w:rPr>
        <w:drawing>
          <wp:inline distT="0" distB="0" distL="0" distR="0" wp14:anchorId="300D154E" wp14:editId="00F7197F">
            <wp:extent cx="4323809" cy="378095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3809" cy="3780952"/>
                    </a:xfrm>
                    <a:prstGeom prst="rect">
                      <a:avLst/>
                    </a:prstGeom>
                  </pic:spPr>
                </pic:pic>
              </a:graphicData>
            </a:graphic>
          </wp:inline>
        </w:drawing>
      </w:r>
    </w:p>
    <w:p w14:paraId="505C2AB0" w14:textId="07F2F548" w:rsidR="00785B29" w:rsidRPr="00785B29" w:rsidRDefault="00785B29" w:rsidP="00785B29"/>
    <w:p w14:paraId="23FCFB80" w14:textId="77777777" w:rsidR="00296271" w:rsidRPr="00296271" w:rsidRDefault="00296271" w:rsidP="00785B29">
      <w:pPr>
        <w:rPr>
          <w:color w:val="000000"/>
          <w:u w:val="single"/>
        </w:rPr>
      </w:pPr>
      <w:r w:rsidRPr="00296271">
        <w:rPr>
          <w:color w:val="000000"/>
          <w:u w:val="single"/>
        </w:rPr>
        <w:t>Initial State</w:t>
      </w:r>
    </w:p>
    <w:p w14:paraId="37874CFA" w14:textId="77777777" w:rsidR="00296271" w:rsidRPr="00296271" w:rsidRDefault="00296271" w:rsidP="002152E5">
      <w:pPr>
        <w:pStyle w:val="ListParagraph"/>
        <w:numPr>
          <w:ilvl w:val="0"/>
          <w:numId w:val="57"/>
        </w:numPr>
      </w:pPr>
      <w:r>
        <w:rPr>
          <w:color w:val="000000"/>
        </w:rPr>
        <w:t>Buy Types – lists all buy types used in the upfront</w:t>
      </w:r>
    </w:p>
    <w:p w14:paraId="605F5662" w14:textId="77777777" w:rsidR="00296271" w:rsidRPr="00296271" w:rsidRDefault="00296271" w:rsidP="002152E5">
      <w:pPr>
        <w:pStyle w:val="ListParagraph"/>
        <w:numPr>
          <w:ilvl w:val="0"/>
          <w:numId w:val="57"/>
        </w:numPr>
      </w:pPr>
      <w:r>
        <w:rPr>
          <w:color w:val="000000"/>
        </w:rPr>
        <w:t>Demo – lists all demos used in the upfront</w:t>
      </w:r>
    </w:p>
    <w:p w14:paraId="3CF601DC" w14:textId="77777777" w:rsidR="00733CA5" w:rsidRDefault="00296271" w:rsidP="00733CA5">
      <w:pPr>
        <w:rPr>
          <w:b/>
          <w:color w:val="000000"/>
        </w:rPr>
      </w:pPr>
      <w:r w:rsidRPr="00296271">
        <w:rPr>
          <w:color w:val="000000"/>
          <w:u w:val="single"/>
        </w:rPr>
        <w:t>Export</w:t>
      </w:r>
      <w:r>
        <w:rPr>
          <w:color w:val="000000"/>
          <w:u w:val="single"/>
        </w:rPr>
        <w:t xml:space="preserve"> Clicked</w:t>
      </w:r>
    </w:p>
    <w:p w14:paraId="33E22B8F" w14:textId="52F95A12" w:rsidR="00662017" w:rsidRDefault="00733CA5" w:rsidP="00733CA5">
      <w:pPr>
        <w:rPr>
          <w:color w:val="000000"/>
        </w:rPr>
      </w:pPr>
      <w:r>
        <w:rPr>
          <w:color w:val="000000"/>
        </w:rPr>
        <w:t xml:space="preserve">Based on buy type and demo selection, generate a report </w:t>
      </w:r>
      <w:r w:rsidR="006426F7">
        <w:rPr>
          <w:color w:val="000000"/>
        </w:rPr>
        <w:t xml:space="preserve">with upfront lines </w:t>
      </w:r>
      <w:r>
        <w:rPr>
          <w:color w:val="000000"/>
        </w:rPr>
        <w:t>as displayed below.  User has an option to export the report into Excel by clicking the Excel button.  Generated excel is as follows.</w:t>
      </w:r>
    </w:p>
    <w:p w14:paraId="54EC6E0D" w14:textId="77777777" w:rsidR="00662017" w:rsidRDefault="00662017" w:rsidP="00733CA5">
      <w:pPr>
        <w:rPr>
          <w:color w:val="000000"/>
        </w:rPr>
      </w:pPr>
    </w:p>
    <w:p w14:paraId="3716B128" w14:textId="643A56AD" w:rsidR="008972F9" w:rsidRDefault="00662017" w:rsidP="00662017">
      <w:pPr>
        <w:pStyle w:val="Heading4"/>
      </w:pPr>
      <w:r>
        <w:t>Permissions</w:t>
      </w:r>
      <w:r w:rsidR="00785B29" w:rsidRPr="00733CA5">
        <w:rPr>
          <w:u w:val="single"/>
        </w:rPr>
        <w:br/>
      </w:r>
    </w:p>
    <w:p w14:paraId="2D1C26A1" w14:textId="2C02CB07" w:rsidR="005C2300" w:rsidRPr="005C2300" w:rsidRDefault="005C2300" w:rsidP="005C2300">
      <w:pPr>
        <w:rPr>
          <w:color w:val="FF0000"/>
        </w:rPr>
      </w:pPr>
      <w:r w:rsidRPr="005C2300">
        <w:rPr>
          <w:color w:val="FF0000"/>
        </w:rPr>
        <w:t>Brenda, can we discuss permissions on your chart again?  Thank you.</w:t>
      </w:r>
    </w:p>
    <w:p w14:paraId="73442671" w14:textId="77777777" w:rsidR="006E1D24" w:rsidRDefault="006E1D24" w:rsidP="005C2300">
      <w:pPr>
        <w:pStyle w:val="Heading3"/>
      </w:pPr>
      <w:bookmarkStart w:id="410" w:name="_Toc521460308"/>
      <w:r>
        <w:t>VIEW UPFRONT</w:t>
      </w:r>
      <w:bookmarkEnd w:id="410"/>
    </w:p>
    <w:p w14:paraId="1098BD05" w14:textId="092BFE82" w:rsidR="006E1D24" w:rsidRDefault="006E1D24" w:rsidP="006E1D24">
      <w:r>
        <w:t xml:space="preserve">The code for view upfront is identical with Edit Upfront except that View Upfront is READ-ONLY. </w:t>
      </w:r>
    </w:p>
    <w:p w14:paraId="7A8631A8" w14:textId="3C8B36C5" w:rsidR="006E1D24" w:rsidRDefault="006E1D24" w:rsidP="002152E5">
      <w:pPr>
        <w:pStyle w:val="ListParagraph"/>
        <w:numPr>
          <w:ilvl w:val="0"/>
          <w:numId w:val="67"/>
        </w:numPr>
      </w:pPr>
      <w:r>
        <w:t>The data table will not have an editable mode</w:t>
      </w:r>
    </w:p>
    <w:p w14:paraId="43C1075F" w14:textId="2E41022E" w:rsidR="006E1D24" w:rsidRDefault="006E1D24" w:rsidP="002152E5">
      <w:pPr>
        <w:pStyle w:val="ListParagraph"/>
        <w:numPr>
          <w:ilvl w:val="0"/>
          <w:numId w:val="67"/>
        </w:numPr>
      </w:pPr>
      <w:r>
        <w:lastRenderedPageBreak/>
        <w:t>The tool bar will be as follows:</w:t>
      </w:r>
      <w:r w:rsidRPr="006E1D24">
        <w:rPr>
          <w:color w:val="FF0000"/>
        </w:rPr>
        <w:t xml:space="preserve"> (Brenda, let’s discuss permissions</w:t>
      </w:r>
      <w:r>
        <w:rPr>
          <w:color w:val="FF0000"/>
        </w:rPr>
        <w:t xml:space="preserve">.  I am still able to edit and save </w:t>
      </w:r>
      <w:r w:rsidR="0036031A">
        <w:rPr>
          <w:color w:val="FF0000"/>
        </w:rPr>
        <w:t>in the Excel app</w:t>
      </w:r>
      <w:r w:rsidRPr="006E1D24">
        <w:rPr>
          <w:color w:val="FF0000"/>
        </w:rPr>
        <w:t>)</w:t>
      </w:r>
    </w:p>
    <w:p w14:paraId="5F449F40" w14:textId="521CE5B6" w:rsidR="006E1D24" w:rsidRDefault="006E1D24" w:rsidP="002152E5">
      <w:pPr>
        <w:pStyle w:val="ListParagraph"/>
        <w:numPr>
          <w:ilvl w:val="1"/>
          <w:numId w:val="67"/>
        </w:numPr>
      </w:pPr>
      <w:r>
        <w:t>Notes</w:t>
      </w:r>
    </w:p>
    <w:p w14:paraId="39A545F1" w14:textId="02C23050" w:rsidR="006E1D24" w:rsidRDefault="006E1D24" w:rsidP="002152E5">
      <w:pPr>
        <w:pStyle w:val="ListParagraph"/>
        <w:numPr>
          <w:ilvl w:val="1"/>
          <w:numId w:val="67"/>
        </w:numPr>
      </w:pPr>
      <w:r>
        <w:t>Approve</w:t>
      </w:r>
    </w:p>
    <w:p w14:paraId="14790BB1" w14:textId="76A24E79" w:rsidR="006E1D24" w:rsidRDefault="006E1D24" w:rsidP="002152E5">
      <w:pPr>
        <w:pStyle w:val="ListParagraph"/>
        <w:numPr>
          <w:ilvl w:val="1"/>
          <w:numId w:val="67"/>
        </w:numPr>
      </w:pPr>
      <w:r>
        <w:t>Revised Estimate</w:t>
      </w:r>
    </w:p>
    <w:p w14:paraId="4BA97FA7" w14:textId="62B56700" w:rsidR="006E1D24" w:rsidRDefault="006E1D24" w:rsidP="002152E5">
      <w:pPr>
        <w:pStyle w:val="ListParagraph"/>
        <w:numPr>
          <w:ilvl w:val="1"/>
          <w:numId w:val="67"/>
        </w:numPr>
      </w:pPr>
      <w:r>
        <w:t>Auto Approve</w:t>
      </w:r>
    </w:p>
    <w:p w14:paraId="409301B6" w14:textId="643D5A91" w:rsidR="006E1D24" w:rsidRDefault="006E1D24" w:rsidP="002152E5">
      <w:pPr>
        <w:pStyle w:val="ListParagraph"/>
        <w:numPr>
          <w:ilvl w:val="1"/>
          <w:numId w:val="67"/>
        </w:numPr>
      </w:pPr>
      <w:r>
        <w:t>DR Rate Revision</w:t>
      </w:r>
    </w:p>
    <w:p w14:paraId="1A54FEB0" w14:textId="77777777" w:rsidR="006E1D24" w:rsidRPr="006E1D24" w:rsidRDefault="006E1D24" w:rsidP="006E1D24"/>
    <w:p w14:paraId="25F83842" w14:textId="1883BA8F" w:rsidR="005C2300" w:rsidRDefault="005C2300" w:rsidP="005C2300">
      <w:pPr>
        <w:pStyle w:val="Heading3"/>
      </w:pPr>
      <w:bookmarkStart w:id="411" w:name="_Toc521460309"/>
      <w:r>
        <w:t>Create Upfront</w:t>
      </w:r>
      <w:bookmarkEnd w:id="411"/>
    </w:p>
    <w:p w14:paraId="6BD3E5CD" w14:textId="2EFD658B" w:rsidR="00FC3870" w:rsidRPr="00FC3870" w:rsidRDefault="00FC3870" w:rsidP="00FC3870">
      <w:r>
        <w:t>Typically, upfronts are created from “Create New Property” functionality on the home page of the web app.  This button on the Manage Media Upfront Screen essentially creates an upfront with no upfront lines.</w:t>
      </w:r>
    </w:p>
    <w:p w14:paraId="5DECA512" w14:textId="5A8590A2" w:rsidR="00FC3870" w:rsidRPr="00236203" w:rsidRDefault="00FC3870" w:rsidP="00FC3870">
      <w:pPr>
        <w:rPr>
          <w:u w:val="single"/>
        </w:rPr>
      </w:pPr>
      <w:r w:rsidRPr="00236203">
        <w:rPr>
          <w:u w:val="single"/>
        </w:rPr>
        <w:t>Initial State</w:t>
      </w:r>
    </w:p>
    <w:p w14:paraId="58D9E7B8" w14:textId="255292BB" w:rsidR="00FC3870" w:rsidRDefault="00FC3870" w:rsidP="002152E5">
      <w:pPr>
        <w:pStyle w:val="ListParagraph"/>
        <w:numPr>
          <w:ilvl w:val="0"/>
          <w:numId w:val="60"/>
        </w:numPr>
      </w:pPr>
      <w:r>
        <w:t>Initial values are loaded from the active upfront on the media screen</w:t>
      </w:r>
    </w:p>
    <w:p w14:paraId="4381303B" w14:textId="484BDF96" w:rsidR="00FC3870" w:rsidRPr="00236203" w:rsidRDefault="00FC3870" w:rsidP="00FC3870">
      <w:pPr>
        <w:rPr>
          <w:u w:val="single"/>
        </w:rPr>
      </w:pPr>
      <w:r w:rsidRPr="00236203">
        <w:rPr>
          <w:u w:val="single"/>
        </w:rPr>
        <w:t>Create Clicked</w:t>
      </w:r>
    </w:p>
    <w:p w14:paraId="4B014B4E" w14:textId="77777777" w:rsidR="001722B2" w:rsidRDefault="001722B2" w:rsidP="002152E5">
      <w:pPr>
        <w:pStyle w:val="ListParagraph"/>
        <w:numPr>
          <w:ilvl w:val="0"/>
          <w:numId w:val="59"/>
        </w:numPr>
      </w:pPr>
      <w:r>
        <w:t>Check that Upfront name is not blank.</w:t>
      </w:r>
    </w:p>
    <w:p w14:paraId="66BC9F6C" w14:textId="2CEE0154" w:rsidR="001722B2" w:rsidRDefault="001722B2" w:rsidP="002152E5">
      <w:pPr>
        <w:pStyle w:val="ListParagraph"/>
        <w:numPr>
          <w:ilvl w:val="0"/>
          <w:numId w:val="59"/>
        </w:numPr>
      </w:pPr>
      <w:r>
        <w:t>Verify that the upfront name does not exist for the selected network/quarter.</w:t>
      </w:r>
    </w:p>
    <w:p w14:paraId="76940B90" w14:textId="5328534F" w:rsidR="00FC3870" w:rsidRPr="00FC3870" w:rsidRDefault="00236203" w:rsidP="002152E5">
      <w:pPr>
        <w:pStyle w:val="ListParagraph"/>
        <w:numPr>
          <w:ilvl w:val="0"/>
          <w:numId w:val="59"/>
        </w:numPr>
      </w:pPr>
      <w:commentRangeStart w:id="412"/>
      <w:r>
        <w:t>Create Upfront</w:t>
      </w:r>
      <w:commentRangeEnd w:id="412"/>
      <w:r>
        <w:t xml:space="preserve"> (Add record to Upfront table)</w:t>
      </w:r>
      <w:r>
        <w:rPr>
          <w:rStyle w:val="CommentReference"/>
        </w:rPr>
        <w:commentReference w:id="412"/>
      </w:r>
    </w:p>
    <w:p w14:paraId="1B745B0C" w14:textId="639A00C2" w:rsidR="00236203" w:rsidRDefault="00236203" w:rsidP="00236203">
      <w:pPr>
        <w:pStyle w:val="Caption"/>
        <w:keepNext/>
      </w:pPr>
      <w:r>
        <w:t xml:space="preserve">Figure </w:t>
      </w:r>
      <w:r w:rsidR="00226136">
        <w:rPr>
          <w:noProof/>
        </w:rPr>
        <w:fldChar w:fldCharType="begin"/>
      </w:r>
      <w:r w:rsidR="00226136">
        <w:rPr>
          <w:noProof/>
        </w:rPr>
        <w:instrText xml:space="preserve"> SEQ Figure \* ARABIC </w:instrText>
      </w:r>
      <w:r w:rsidR="00226136">
        <w:rPr>
          <w:noProof/>
        </w:rPr>
        <w:fldChar w:fldCharType="separate"/>
      </w:r>
      <w:r w:rsidR="00246890">
        <w:rPr>
          <w:noProof/>
        </w:rPr>
        <w:t>22</w:t>
      </w:r>
      <w:r w:rsidR="00226136">
        <w:rPr>
          <w:noProof/>
        </w:rPr>
        <w:fldChar w:fldCharType="end"/>
      </w:r>
      <w:r>
        <w:t>. Create Upfront</w:t>
      </w:r>
    </w:p>
    <w:p w14:paraId="18DB147B" w14:textId="77777777" w:rsidR="00236203" w:rsidRDefault="005C2300">
      <w:r>
        <w:rPr>
          <w:noProof/>
          <w:lang w:eastAsia="en-US"/>
        </w:rPr>
        <w:drawing>
          <wp:inline distT="0" distB="0" distL="0" distR="0" wp14:anchorId="0606670A" wp14:editId="3EABA6E0">
            <wp:extent cx="4695238" cy="266666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5238" cy="2666667"/>
                    </a:xfrm>
                    <a:prstGeom prst="rect">
                      <a:avLst/>
                    </a:prstGeom>
                  </pic:spPr>
                </pic:pic>
              </a:graphicData>
            </a:graphic>
          </wp:inline>
        </w:drawing>
      </w:r>
    </w:p>
    <w:p w14:paraId="447C8A50" w14:textId="3286259C" w:rsidR="00236203" w:rsidRDefault="007E7EDE" w:rsidP="007E7EDE">
      <w:pPr>
        <w:pStyle w:val="Heading3"/>
      </w:pPr>
      <w:bookmarkStart w:id="413" w:name="_Toc521460310"/>
      <w:commentRangeStart w:id="414"/>
      <w:r>
        <w:t xml:space="preserve">Delete </w:t>
      </w:r>
      <w:commentRangeEnd w:id="414"/>
      <w:r>
        <w:rPr>
          <w:rStyle w:val="CommentReference"/>
          <w:rFonts w:asciiTheme="minorHAnsi" w:eastAsiaTheme="minorEastAsia" w:hAnsiTheme="minorHAnsi" w:cstheme="minorBidi"/>
          <w:caps w:val="0"/>
          <w:color w:val="auto"/>
          <w:spacing w:val="0"/>
        </w:rPr>
        <w:commentReference w:id="414"/>
      </w:r>
      <w:r>
        <w:t>Upfront</w:t>
      </w:r>
      <w:bookmarkEnd w:id="413"/>
    </w:p>
    <w:p w14:paraId="56A80EE2" w14:textId="7B11EBE6" w:rsidR="007E7EDE" w:rsidRPr="007E7EDE" w:rsidRDefault="007E7EDE" w:rsidP="007E7EDE">
      <w:r>
        <w:t>Prompt before deletion.</w:t>
      </w:r>
    </w:p>
    <w:p w14:paraId="5796B4C5" w14:textId="7E409DE1" w:rsidR="007E7EDE" w:rsidRDefault="007E7EDE" w:rsidP="007E7EDE">
      <w:r>
        <w:rPr>
          <w:noProof/>
          <w:lang w:eastAsia="en-US"/>
        </w:rPr>
        <w:lastRenderedPageBreak/>
        <w:drawing>
          <wp:inline distT="0" distB="0" distL="0" distR="0" wp14:anchorId="0FF5C644" wp14:editId="62C3C630">
            <wp:extent cx="2809524" cy="171428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9524" cy="1714286"/>
                    </a:xfrm>
                    <a:prstGeom prst="rect">
                      <a:avLst/>
                    </a:prstGeom>
                  </pic:spPr>
                </pic:pic>
              </a:graphicData>
            </a:graphic>
          </wp:inline>
        </w:drawing>
      </w:r>
    </w:p>
    <w:p w14:paraId="0B971514" w14:textId="77777777" w:rsidR="007E7EDE" w:rsidRPr="007E7EDE" w:rsidRDefault="007E7EDE" w:rsidP="007E7EDE"/>
    <w:p w14:paraId="089E0DDA" w14:textId="5F5D9B1A" w:rsidR="007E7EDE" w:rsidRDefault="007E7EDE" w:rsidP="007E7EDE">
      <w:pPr>
        <w:pStyle w:val="Heading3"/>
      </w:pPr>
      <w:bookmarkStart w:id="415" w:name="_Toc521460311"/>
      <w:r>
        <w:t>Display All Upfronts</w:t>
      </w:r>
      <w:bookmarkEnd w:id="415"/>
    </w:p>
    <w:p w14:paraId="162DC0A6" w14:textId="006DE1DF" w:rsidR="007E7EDE" w:rsidRDefault="007E7EDE" w:rsidP="007E7EDE">
      <w:r>
        <w:t>Delivered.</w:t>
      </w:r>
    </w:p>
    <w:p w14:paraId="74446F47" w14:textId="127ECADB" w:rsidR="007E7EDE" w:rsidRDefault="007E7EDE" w:rsidP="007E7EDE">
      <w:pPr>
        <w:pStyle w:val="Heading2"/>
      </w:pPr>
      <w:bookmarkStart w:id="416" w:name="_Toc521460312"/>
      <w:r>
        <w:t>Remnants</w:t>
      </w:r>
      <w:bookmarkEnd w:id="416"/>
    </w:p>
    <w:p w14:paraId="038705AA" w14:textId="0E936BF9" w:rsidR="007E7EDE" w:rsidRDefault="007E7EDE" w:rsidP="007E7EDE">
      <w:pPr>
        <w:pStyle w:val="Heading3"/>
      </w:pPr>
      <w:bookmarkStart w:id="417" w:name="_Toc521460313"/>
      <w:r>
        <w:t>Edit</w:t>
      </w:r>
      <w:bookmarkEnd w:id="417"/>
    </w:p>
    <w:p w14:paraId="4FA5C4F0" w14:textId="2581027B" w:rsidR="0011581E" w:rsidRDefault="0011581E" w:rsidP="0011581E">
      <w:pPr>
        <w:pStyle w:val="Heading4"/>
      </w:pPr>
      <w:r>
        <w:t>SAVE CHANGES</w:t>
      </w:r>
    </w:p>
    <w:p w14:paraId="664225D7" w14:textId="6175D464" w:rsidR="0011581E" w:rsidRPr="0011581E" w:rsidRDefault="0011581E" w:rsidP="0011581E">
      <w:r>
        <w:t xml:space="preserve">Defined in </w:t>
      </w:r>
      <w:r>
        <w:fldChar w:fldCharType="begin"/>
      </w:r>
      <w:r>
        <w:instrText xml:space="preserve"> REF _Ref520256535 \h </w:instrText>
      </w:r>
      <w:r>
        <w:fldChar w:fldCharType="separate"/>
      </w:r>
      <w:r w:rsidR="00666236">
        <w:t>Save Changes</w:t>
      </w:r>
      <w:r>
        <w:fldChar w:fldCharType="end"/>
      </w:r>
    </w:p>
    <w:p w14:paraId="172601DF" w14:textId="28227904" w:rsidR="007E7EDE" w:rsidRDefault="007E7EDE" w:rsidP="007E7EDE">
      <w:pPr>
        <w:pStyle w:val="Heading4"/>
      </w:pPr>
      <w:r>
        <w:t>Create/Add Property</w:t>
      </w:r>
    </w:p>
    <w:p w14:paraId="62109406" w14:textId="4CCC7921" w:rsidR="007E7EDE" w:rsidRDefault="007E7EDE" w:rsidP="007E7EDE">
      <w:pPr>
        <w:tabs>
          <w:tab w:val="center" w:pos="4680"/>
        </w:tabs>
      </w:pPr>
      <w:r>
        <w:t xml:space="preserve">Defined in </w:t>
      </w:r>
      <w:r>
        <w:fldChar w:fldCharType="begin"/>
      </w:r>
      <w:r>
        <w:instrText xml:space="preserve"> REF _Ref520055039 \h </w:instrText>
      </w:r>
      <w:r>
        <w:fldChar w:fldCharType="separate"/>
      </w:r>
      <w:r w:rsidR="00666236">
        <w:t>Create New Property</w:t>
      </w:r>
      <w:r>
        <w:fldChar w:fldCharType="end"/>
      </w:r>
      <w:r>
        <w:tab/>
      </w:r>
    </w:p>
    <w:p w14:paraId="5B4FCFD0" w14:textId="1FE43CD3" w:rsidR="007E7EDE" w:rsidRDefault="007E7EDE" w:rsidP="00FC2556">
      <w:pPr>
        <w:pStyle w:val="Heading4"/>
      </w:pPr>
      <w:r>
        <w:t>Add/Edit Notes</w:t>
      </w:r>
    </w:p>
    <w:p w14:paraId="188E9F18" w14:textId="436CA3BA" w:rsidR="00FC2556" w:rsidRDefault="00FC2556" w:rsidP="00FC2556">
      <w:r>
        <w:t xml:space="preserve">Defined in </w:t>
      </w:r>
      <w:r>
        <w:fldChar w:fldCharType="begin"/>
      </w:r>
      <w:r>
        <w:instrText xml:space="preserve"> REF _Ref520236658 \h </w:instrText>
      </w:r>
      <w:r>
        <w:fldChar w:fldCharType="separate"/>
      </w:r>
      <w:r w:rsidR="00666236">
        <w:t>Add/Edit Notes</w:t>
      </w:r>
      <w:r>
        <w:fldChar w:fldCharType="end"/>
      </w:r>
    </w:p>
    <w:p w14:paraId="69CA19FE" w14:textId="09540975" w:rsidR="0023303E" w:rsidRDefault="0023303E" w:rsidP="0023303E">
      <w:pPr>
        <w:pStyle w:val="Heading4"/>
      </w:pPr>
      <w:r>
        <w:t>Delete Property</w:t>
      </w:r>
    </w:p>
    <w:p w14:paraId="6329C222" w14:textId="77777777" w:rsidR="0023303E" w:rsidRDefault="0023303E" w:rsidP="0023303E">
      <w:r>
        <w:t xml:space="preserve">Defined in </w:t>
      </w:r>
      <w:r>
        <w:fldChar w:fldCharType="begin"/>
      </w:r>
      <w:r>
        <w:instrText xml:space="preserve"> REF _Ref520236789 \h </w:instrText>
      </w:r>
      <w:r>
        <w:fldChar w:fldCharType="separate"/>
      </w:r>
      <w:r w:rsidR="00666236">
        <w:t>Delete Property</w:t>
      </w:r>
      <w:r>
        <w:fldChar w:fldCharType="end"/>
      </w:r>
    </w:p>
    <w:p w14:paraId="7F8987A5" w14:textId="084A60E7" w:rsidR="0023303E" w:rsidRPr="0023303E" w:rsidRDefault="0023303E" w:rsidP="0023303E">
      <w:pPr>
        <w:pStyle w:val="Heading4"/>
      </w:pPr>
      <w:r>
        <w:t>Filter (Multiple Filter Selection)</w:t>
      </w:r>
      <w:r w:rsidRPr="0023303E">
        <w:t xml:space="preserve"> </w:t>
      </w:r>
    </w:p>
    <w:p w14:paraId="78902446" w14:textId="3F79EAC9" w:rsidR="007E7EDE" w:rsidRDefault="0023303E" w:rsidP="007E7EDE">
      <w:r>
        <w:t xml:space="preserve">Defined in </w:t>
      </w:r>
      <w:r>
        <w:fldChar w:fldCharType="begin"/>
      </w:r>
      <w:r>
        <w:instrText xml:space="preserve"> REF _Ref520236875 \h </w:instrText>
      </w:r>
      <w:r>
        <w:fldChar w:fldCharType="separate"/>
      </w:r>
      <w:r w:rsidR="00666236">
        <w:t>Filter</w:t>
      </w:r>
      <w:r>
        <w:fldChar w:fldCharType="end"/>
      </w:r>
      <w:r>
        <w:t>.</w:t>
      </w:r>
    </w:p>
    <w:p w14:paraId="036A958A" w14:textId="7409EFF6" w:rsidR="00721A74" w:rsidRDefault="00721A74" w:rsidP="00721A74">
      <w:pPr>
        <w:pStyle w:val="Heading4"/>
      </w:pPr>
      <w:r>
        <w:t>Approve</w:t>
      </w:r>
    </w:p>
    <w:p w14:paraId="3FBC6FFC" w14:textId="31442BE1" w:rsidR="00253B25" w:rsidRPr="00253B25" w:rsidRDefault="00253B25" w:rsidP="00253B25">
      <w:r>
        <w:t xml:space="preserve">Defined in </w:t>
      </w:r>
      <w:r>
        <w:fldChar w:fldCharType="begin"/>
      </w:r>
      <w:r>
        <w:instrText xml:space="preserve"> REF _Ref520237108 \h </w:instrText>
      </w:r>
      <w:r>
        <w:fldChar w:fldCharType="separate"/>
      </w:r>
      <w:r w:rsidR="00666236">
        <w:t>Approve</w:t>
      </w:r>
      <w:r>
        <w:fldChar w:fldCharType="end"/>
      </w:r>
    </w:p>
    <w:p w14:paraId="2AF78083" w14:textId="2547E30C" w:rsidR="00721A74" w:rsidRDefault="00721A74" w:rsidP="00721A74">
      <w:pPr>
        <w:pStyle w:val="Heading4"/>
      </w:pPr>
      <w:r>
        <w:t>Unapprove</w:t>
      </w:r>
    </w:p>
    <w:p w14:paraId="1F5434DA" w14:textId="79492805" w:rsidR="00253B25" w:rsidRPr="00253B25" w:rsidRDefault="00253B25" w:rsidP="00253B25">
      <w:r>
        <w:t xml:space="preserve">Defined in </w:t>
      </w:r>
      <w:r>
        <w:fldChar w:fldCharType="begin"/>
      </w:r>
      <w:r>
        <w:instrText xml:space="preserve"> REF _Ref520237148 \h </w:instrText>
      </w:r>
      <w:r>
        <w:fldChar w:fldCharType="separate"/>
      </w:r>
      <w:r w:rsidR="00666236">
        <w:t>Unapprove</w:t>
      </w:r>
      <w:r>
        <w:fldChar w:fldCharType="end"/>
      </w:r>
      <w:r w:rsidR="001F20CF">
        <w:t>.</w:t>
      </w:r>
    </w:p>
    <w:p w14:paraId="3C47B06C" w14:textId="4D8987F0" w:rsidR="00721A74" w:rsidRDefault="00721A74" w:rsidP="00721A74">
      <w:pPr>
        <w:pStyle w:val="Heading4"/>
      </w:pPr>
      <w:r>
        <w:t>Program Change</w:t>
      </w:r>
    </w:p>
    <w:p w14:paraId="0521D8B0" w14:textId="2F1572BD" w:rsidR="00253B25" w:rsidRPr="00253B25" w:rsidRDefault="00253B25" w:rsidP="00253B25">
      <w:r>
        <w:lastRenderedPageBreak/>
        <w:t xml:space="preserve">Defined in </w:t>
      </w:r>
      <w:r>
        <w:fldChar w:fldCharType="begin"/>
      </w:r>
      <w:r>
        <w:instrText xml:space="preserve"> REF _Ref520237207 \h </w:instrText>
      </w:r>
      <w:r>
        <w:fldChar w:fldCharType="separate"/>
      </w:r>
      <w:r w:rsidR="00666236">
        <w:t>Program Change</w:t>
      </w:r>
      <w:r>
        <w:fldChar w:fldCharType="end"/>
      </w:r>
    </w:p>
    <w:p w14:paraId="51DE0598" w14:textId="59FB2E84" w:rsidR="00721A74" w:rsidRDefault="00721A74" w:rsidP="00721A74">
      <w:pPr>
        <w:pStyle w:val="Heading4"/>
      </w:pPr>
      <w:bookmarkStart w:id="418" w:name="_Ref520255108"/>
      <w:r>
        <w:t>Revised Estimat</w:t>
      </w:r>
      <w:bookmarkEnd w:id="418"/>
      <w:r w:rsidR="00BB4E64">
        <w:t>ES</w:t>
      </w:r>
    </w:p>
    <w:p w14:paraId="73FE1027" w14:textId="639794FF" w:rsidR="001F20CF" w:rsidRDefault="001F20CF" w:rsidP="001F20CF">
      <w:pPr>
        <w:pStyle w:val="Caption"/>
        <w:keepNext/>
      </w:pPr>
      <w:bookmarkStart w:id="419" w:name="_Ref520254746"/>
      <w:r>
        <w:t xml:space="preserve">Figure </w:t>
      </w:r>
      <w:r w:rsidR="00226136">
        <w:rPr>
          <w:noProof/>
        </w:rPr>
        <w:fldChar w:fldCharType="begin"/>
      </w:r>
      <w:r w:rsidR="00226136">
        <w:rPr>
          <w:noProof/>
        </w:rPr>
        <w:instrText xml:space="preserve"> SEQ Figure \* ARABIC </w:instrText>
      </w:r>
      <w:r w:rsidR="00226136">
        <w:rPr>
          <w:noProof/>
        </w:rPr>
        <w:fldChar w:fldCharType="separate"/>
      </w:r>
      <w:r w:rsidR="00246890">
        <w:rPr>
          <w:noProof/>
        </w:rPr>
        <w:t>23</w:t>
      </w:r>
      <w:r w:rsidR="00226136">
        <w:rPr>
          <w:noProof/>
        </w:rPr>
        <w:fldChar w:fldCharType="end"/>
      </w:r>
      <w:r>
        <w:t>.  Remnants - Revise Estimate</w:t>
      </w:r>
      <w:bookmarkEnd w:id="419"/>
    </w:p>
    <w:p w14:paraId="5A14903A" w14:textId="3B5F9DE4" w:rsidR="00E931CC" w:rsidRDefault="00E931CC" w:rsidP="00E931CC">
      <w:r>
        <w:rPr>
          <w:noProof/>
          <w:lang w:eastAsia="en-US"/>
        </w:rPr>
        <w:drawing>
          <wp:inline distT="0" distB="0" distL="0" distR="0" wp14:anchorId="5E390559" wp14:editId="348AE259">
            <wp:extent cx="5943600" cy="2786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86380"/>
                    </a:xfrm>
                    <a:prstGeom prst="rect">
                      <a:avLst/>
                    </a:prstGeom>
                  </pic:spPr>
                </pic:pic>
              </a:graphicData>
            </a:graphic>
          </wp:inline>
        </w:drawing>
      </w:r>
    </w:p>
    <w:p w14:paraId="493BF119" w14:textId="77C474E5" w:rsidR="001F20CF" w:rsidRPr="00934D44" w:rsidRDefault="001F20CF" w:rsidP="00E931CC">
      <w:pPr>
        <w:rPr>
          <w:u w:val="single"/>
        </w:rPr>
      </w:pPr>
      <w:r w:rsidRPr="00934D44">
        <w:rPr>
          <w:u w:val="single"/>
        </w:rPr>
        <w:t>Initial State</w:t>
      </w:r>
    </w:p>
    <w:p w14:paraId="1B9D2C98" w14:textId="0E459AB1" w:rsidR="001F20CF" w:rsidRDefault="001F20CF" w:rsidP="002152E5">
      <w:pPr>
        <w:pStyle w:val="ListParagraph"/>
        <w:numPr>
          <w:ilvl w:val="0"/>
          <w:numId w:val="60"/>
        </w:numPr>
      </w:pPr>
      <w:r>
        <w:t>Populate with all Demos/Property Name available in the upfront and allow user to chance to select those they want to revise.</w:t>
      </w:r>
    </w:p>
    <w:p w14:paraId="1F4C3AC4" w14:textId="2F3D5524" w:rsidR="001F20CF" w:rsidRPr="00934D44" w:rsidRDefault="001F20CF" w:rsidP="001F20CF">
      <w:pPr>
        <w:rPr>
          <w:u w:val="single"/>
        </w:rPr>
      </w:pPr>
      <w:r w:rsidRPr="00934D44">
        <w:rPr>
          <w:u w:val="single"/>
        </w:rPr>
        <w:t>Revise Click</w:t>
      </w:r>
    </w:p>
    <w:p w14:paraId="708E44CC" w14:textId="78441F51" w:rsidR="001F20CF" w:rsidRPr="00ED1644" w:rsidRDefault="00CF21E0" w:rsidP="002152E5">
      <w:pPr>
        <w:pStyle w:val="ListParagraph"/>
        <w:numPr>
          <w:ilvl w:val="0"/>
          <w:numId w:val="61"/>
        </w:numPr>
      </w:pPr>
      <w:r>
        <w:t xml:space="preserve">Only revise those with Buy Type GR (Guaranteed Remnant), </w:t>
      </w:r>
      <w:r w:rsidR="00ED1644">
        <w:t>NR</w:t>
      </w:r>
      <w:r>
        <w:t xml:space="preserve"> (Non-Guaranteed Remnant) or </w:t>
      </w:r>
      <w:r w:rsidR="00ED1644">
        <w:t>UE.</w:t>
      </w:r>
      <w:r w:rsidR="00ED1644">
        <w:br/>
      </w:r>
      <w:r w:rsidR="00ED1644">
        <w:rPr>
          <w:i/>
        </w:rPr>
        <w:t>Error Message:  “Can’t be revised because none of Buy Type is Guaranteed Remnant, Non-Guaranteed Remnant or ADU !”</w:t>
      </w:r>
      <w:r w:rsidR="00ED1644">
        <w:br/>
      </w:r>
      <w:r w:rsidR="00ED1644" w:rsidRPr="00ED1644">
        <w:rPr>
          <w:color w:val="FF0000"/>
        </w:rPr>
        <w:t xml:space="preserve">Brenda, this is the current error message displayed but the code checks for UE not A.  </w:t>
      </w:r>
    </w:p>
    <w:p w14:paraId="32D5A6DD" w14:textId="5C17232F" w:rsidR="00ED1644" w:rsidRPr="00ED1644" w:rsidRDefault="00ED1644" w:rsidP="002152E5">
      <w:pPr>
        <w:pStyle w:val="ListParagraph"/>
        <w:numPr>
          <w:ilvl w:val="0"/>
          <w:numId w:val="61"/>
        </w:numPr>
      </w:pPr>
      <w:r>
        <w:t>Check if the current revision has been populated with Rate and IMP</w:t>
      </w:r>
      <w:r>
        <w:br/>
      </w:r>
      <w:r>
        <w:rPr>
          <w:i/>
        </w:rPr>
        <w:t>Error Message:  “No new revision can be created when the latest revision contains 0 in Rate or Imp!”</w:t>
      </w:r>
    </w:p>
    <w:p w14:paraId="5EF8241D" w14:textId="633BE2F7" w:rsidR="001F20CF" w:rsidRPr="00ED1644" w:rsidRDefault="00ED1644" w:rsidP="002152E5">
      <w:pPr>
        <w:pStyle w:val="ListParagraph"/>
        <w:numPr>
          <w:ilvl w:val="0"/>
          <w:numId w:val="61"/>
        </w:numPr>
      </w:pPr>
      <w:r>
        <w:t>Check if there are unsaved property changes.</w:t>
      </w:r>
      <w:r>
        <w:br/>
      </w:r>
      <w:r>
        <w:rPr>
          <w:i/>
        </w:rPr>
        <w:t>Error Message:  “This remnant has unsaved rate changes.  Please save changes before approving.”</w:t>
      </w:r>
    </w:p>
    <w:p w14:paraId="687251CC" w14:textId="695752C0" w:rsidR="00ED1644" w:rsidRPr="00ED1644" w:rsidRDefault="00ED1644" w:rsidP="002152E5">
      <w:pPr>
        <w:pStyle w:val="ListParagraph"/>
        <w:numPr>
          <w:ilvl w:val="0"/>
          <w:numId w:val="61"/>
        </w:numPr>
      </w:pPr>
      <w:r>
        <w:t>Check if approved.</w:t>
      </w:r>
      <w:r>
        <w:br/>
      </w:r>
      <w:r>
        <w:rPr>
          <w:i/>
        </w:rPr>
        <w:t>Error Message:  “Have to be approved before revision!”</w:t>
      </w:r>
    </w:p>
    <w:p w14:paraId="75C0C729" w14:textId="171FFC4E" w:rsidR="00ED1644" w:rsidRDefault="00ED1644" w:rsidP="002152E5">
      <w:pPr>
        <w:pStyle w:val="ListParagraph"/>
        <w:numPr>
          <w:ilvl w:val="0"/>
          <w:numId w:val="61"/>
        </w:numPr>
      </w:pPr>
      <w:r>
        <w:t>Show confirmation alert to user:  “</w:t>
      </w:r>
      <w:r w:rsidRPr="00ED1644">
        <w:rPr>
          <w:i/>
        </w:rPr>
        <w:t>This will create Revised Estimate for the selected Properties , Continue?</w:t>
      </w:r>
      <w:r>
        <w:rPr>
          <w:i/>
        </w:rPr>
        <w:t xml:space="preserve">”  </w:t>
      </w:r>
      <w:r>
        <w:t>If no, stop</w:t>
      </w:r>
    </w:p>
    <w:p w14:paraId="313C6A76" w14:textId="77777777" w:rsidR="00934D44" w:rsidRDefault="00934D44" w:rsidP="002152E5">
      <w:pPr>
        <w:pStyle w:val="ListParagraph"/>
        <w:numPr>
          <w:ilvl w:val="0"/>
          <w:numId w:val="61"/>
        </w:numPr>
      </w:pPr>
      <w:commentRangeStart w:id="420"/>
      <w:r>
        <w:t>Find largest revision number for property</w:t>
      </w:r>
      <w:commentRangeEnd w:id="420"/>
      <w:r>
        <w:rPr>
          <w:rStyle w:val="CommentReference"/>
        </w:rPr>
        <w:commentReference w:id="420"/>
      </w:r>
      <w:r>
        <w:t>.</w:t>
      </w:r>
    </w:p>
    <w:p w14:paraId="537425CA" w14:textId="77777777" w:rsidR="00934D44" w:rsidRDefault="00934D44" w:rsidP="002152E5">
      <w:pPr>
        <w:pStyle w:val="ListParagraph"/>
        <w:numPr>
          <w:ilvl w:val="0"/>
          <w:numId w:val="61"/>
        </w:numPr>
      </w:pPr>
      <w:commentRangeStart w:id="421"/>
      <w:r>
        <w:t>Create revisions with blank rate (the whole set of varying spot length)</w:t>
      </w:r>
      <w:commentRangeEnd w:id="421"/>
      <w:r>
        <w:rPr>
          <w:rStyle w:val="CommentReference"/>
        </w:rPr>
        <w:commentReference w:id="421"/>
      </w:r>
    </w:p>
    <w:p w14:paraId="5996EBDD" w14:textId="77777777" w:rsidR="00934D44" w:rsidRDefault="00934D44" w:rsidP="002152E5">
      <w:pPr>
        <w:pStyle w:val="ListParagraph"/>
        <w:numPr>
          <w:ilvl w:val="0"/>
          <w:numId w:val="61"/>
        </w:numPr>
      </w:pPr>
      <w:r>
        <w:t>Duplicate all properties in remnant lines.</w:t>
      </w:r>
    </w:p>
    <w:p w14:paraId="7C6CED6F" w14:textId="3C7F9130" w:rsidR="00934D44" w:rsidRDefault="00934D44" w:rsidP="002152E5">
      <w:pPr>
        <w:pStyle w:val="ListParagraph"/>
        <w:numPr>
          <w:ilvl w:val="0"/>
          <w:numId w:val="61"/>
        </w:numPr>
      </w:pPr>
      <w:r>
        <w:lastRenderedPageBreak/>
        <w:t>Notify user of success:</w:t>
      </w:r>
      <w:r>
        <w:br/>
      </w:r>
      <w:r>
        <w:rPr>
          <w:noProof/>
          <w:lang w:eastAsia="en-US"/>
        </w:rPr>
        <w:drawing>
          <wp:inline distT="0" distB="0" distL="0" distR="0" wp14:anchorId="02C3D5A9" wp14:editId="2DE8615A">
            <wp:extent cx="3761905" cy="1466667"/>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1905" cy="1466667"/>
                    </a:xfrm>
                    <a:prstGeom prst="rect">
                      <a:avLst/>
                    </a:prstGeom>
                  </pic:spPr>
                </pic:pic>
              </a:graphicData>
            </a:graphic>
          </wp:inline>
        </w:drawing>
      </w:r>
    </w:p>
    <w:p w14:paraId="014D8CD2" w14:textId="77777777" w:rsidR="00ED1644" w:rsidRDefault="00ED1644" w:rsidP="00ED1644"/>
    <w:p w14:paraId="557E0DAA" w14:textId="77777777" w:rsidR="00ED1644" w:rsidRPr="00E931CC" w:rsidRDefault="00ED1644" w:rsidP="00ED1644"/>
    <w:p w14:paraId="3030D55C" w14:textId="77777777" w:rsidR="00721A74" w:rsidRDefault="00721A74" w:rsidP="00721A74">
      <w:pPr>
        <w:pStyle w:val="Heading4"/>
      </w:pPr>
      <w:r>
        <w:t>Update Deal Point Data</w:t>
      </w:r>
    </w:p>
    <w:p w14:paraId="64DF9A2B" w14:textId="77BB5EE7" w:rsidR="00253B25" w:rsidRPr="00253B25" w:rsidRDefault="00253B25" w:rsidP="00253B25">
      <w:r>
        <w:t xml:space="preserve">Defined in </w:t>
      </w:r>
      <w:r>
        <w:fldChar w:fldCharType="begin"/>
      </w:r>
      <w:r>
        <w:instrText xml:space="preserve"> REF _Ref520237238 \h </w:instrText>
      </w:r>
      <w:r>
        <w:fldChar w:fldCharType="separate"/>
      </w:r>
      <w:r w:rsidR="00666236">
        <w:t>Update Deal Point Data</w:t>
      </w:r>
      <w:r>
        <w:fldChar w:fldCharType="end"/>
      </w:r>
    </w:p>
    <w:p w14:paraId="3460A91A" w14:textId="046188F7" w:rsidR="00721A74" w:rsidRDefault="00721A74" w:rsidP="00721A74">
      <w:pPr>
        <w:pStyle w:val="Heading4"/>
      </w:pPr>
      <w:r>
        <w:t>Auto Approve</w:t>
      </w:r>
    </w:p>
    <w:p w14:paraId="6B3864D4" w14:textId="23051896" w:rsidR="009D6706" w:rsidRDefault="009D6706" w:rsidP="009D6706">
      <w:pPr>
        <w:rPr>
          <w:color w:val="FF0000"/>
        </w:rPr>
      </w:pPr>
      <w:r>
        <w:t xml:space="preserve">“Auto Approve” automatically approves properties with CMP within -0.02 to -0.02.  </w:t>
      </w:r>
      <w:r w:rsidRPr="009D6706">
        <w:rPr>
          <w:color w:val="FF0000"/>
        </w:rPr>
        <w:t>Brenda, I’m not sure if I am correct in my understanding of this.  Please advise.</w:t>
      </w:r>
    </w:p>
    <w:p w14:paraId="158CF914" w14:textId="40AAFB01" w:rsidR="009D6706" w:rsidRDefault="009D6706" w:rsidP="002152E5">
      <w:pPr>
        <w:pStyle w:val="ListParagraph"/>
        <w:numPr>
          <w:ilvl w:val="0"/>
          <w:numId w:val="62"/>
        </w:numPr>
      </w:pPr>
      <w:r>
        <w:t>Check if by type is GR, NR or UE.  If not, show error message (“</w:t>
      </w:r>
      <w:r>
        <w:rPr>
          <w:i/>
        </w:rPr>
        <w:t>Can’t be approved for Buy Type Premium DR and Pre-Emptible DR !”)</w:t>
      </w:r>
    </w:p>
    <w:p w14:paraId="7A6C25FC" w14:textId="3923B3A8" w:rsidR="009D6706" w:rsidRDefault="009D6706" w:rsidP="002152E5">
      <w:pPr>
        <w:pStyle w:val="ListParagraph"/>
        <w:numPr>
          <w:ilvl w:val="0"/>
          <w:numId w:val="62"/>
        </w:numPr>
      </w:pPr>
      <w:r>
        <w:t>Check for unsaved property changes.</w:t>
      </w:r>
      <w:r>
        <w:br/>
        <w:t xml:space="preserve">Error Message:  </w:t>
      </w:r>
      <w:r>
        <w:rPr>
          <w:i/>
        </w:rPr>
        <w:t>This Remnant has unsaved rate changes.  Please save changes before approving.</w:t>
      </w:r>
    </w:p>
    <w:p w14:paraId="29B002DC" w14:textId="7123A0EC" w:rsidR="009D6706" w:rsidRDefault="009D6706" w:rsidP="002152E5">
      <w:pPr>
        <w:pStyle w:val="ListParagraph"/>
        <w:numPr>
          <w:ilvl w:val="0"/>
          <w:numId w:val="62"/>
        </w:numPr>
      </w:pPr>
      <w:commentRangeStart w:id="422"/>
      <w:r>
        <w:t xml:space="preserve">Aut0-Approve </w:t>
      </w:r>
      <w:commentRangeEnd w:id="422"/>
      <w:r>
        <w:rPr>
          <w:rStyle w:val="CommentReference"/>
        </w:rPr>
        <w:commentReference w:id="422"/>
      </w:r>
      <w:r w:rsidR="00520CBC">
        <w:t>if</w:t>
      </w:r>
      <w:r>
        <w:t xml:space="preserve"> CMP within -0.02 to 0.02 of original CMP.</w:t>
      </w:r>
    </w:p>
    <w:p w14:paraId="3C284E0A" w14:textId="4141F58F" w:rsidR="009D6706" w:rsidRPr="009D6706" w:rsidRDefault="009D6706" w:rsidP="002152E5">
      <w:pPr>
        <w:pStyle w:val="ListParagraph"/>
        <w:numPr>
          <w:ilvl w:val="0"/>
          <w:numId w:val="62"/>
        </w:numPr>
      </w:pPr>
      <w:r>
        <w:t>Show status:  Success or Fail.</w:t>
      </w:r>
    </w:p>
    <w:p w14:paraId="7F33E192" w14:textId="4874F87A" w:rsidR="00721A74" w:rsidRDefault="00721A74" w:rsidP="00721A74">
      <w:pPr>
        <w:pStyle w:val="Heading4"/>
      </w:pPr>
      <w:r>
        <w:t>DR Rate Revision</w:t>
      </w:r>
    </w:p>
    <w:p w14:paraId="1A764199" w14:textId="2BDB93D3" w:rsidR="009D6706" w:rsidRPr="00F90756" w:rsidRDefault="009D6706" w:rsidP="002152E5">
      <w:pPr>
        <w:pStyle w:val="ListParagraph"/>
        <w:numPr>
          <w:ilvl w:val="0"/>
          <w:numId w:val="63"/>
        </w:numPr>
      </w:pPr>
      <w:r>
        <w:t>Check for unsaved rate changes</w:t>
      </w:r>
      <w:r w:rsidR="00F90756">
        <w:t>.</w:t>
      </w:r>
      <w:r w:rsidR="00F90756">
        <w:br/>
        <w:t xml:space="preserve">Error Message:  </w:t>
      </w:r>
      <w:r w:rsidR="00F90756">
        <w:rPr>
          <w:i/>
        </w:rPr>
        <w:t>This remnant has unsaved rate changes.  Please save changes before approving.</w:t>
      </w:r>
    </w:p>
    <w:p w14:paraId="21C2CA24" w14:textId="48D17B4E" w:rsidR="00F90756" w:rsidRPr="00F90756" w:rsidRDefault="00F90756" w:rsidP="002152E5">
      <w:pPr>
        <w:pStyle w:val="ListParagraph"/>
        <w:numPr>
          <w:ilvl w:val="0"/>
          <w:numId w:val="63"/>
        </w:numPr>
      </w:pPr>
      <w:r>
        <w:rPr>
          <w:color w:val="FF0000"/>
        </w:rPr>
        <w:t>There is a check for unsaved header changes.  Can you show me how the header is modified?</w:t>
      </w:r>
    </w:p>
    <w:p w14:paraId="4BCD4F88" w14:textId="1AE01392" w:rsidR="00F90756" w:rsidRPr="00F90756" w:rsidRDefault="00F90756" w:rsidP="002152E5">
      <w:pPr>
        <w:pStyle w:val="ListParagraph"/>
        <w:numPr>
          <w:ilvl w:val="0"/>
          <w:numId w:val="63"/>
        </w:numPr>
      </w:pPr>
      <w:r>
        <w:t>Check for unsaved property changes</w:t>
      </w:r>
      <w:r>
        <w:br/>
        <w:t xml:space="preserve">Error Message:  </w:t>
      </w:r>
      <w:r w:rsidRPr="00F90756">
        <w:rPr>
          <w:i/>
        </w:rPr>
        <w:t>This Remnant has unsaved line changes.  Please save changes before approving.</w:t>
      </w:r>
    </w:p>
    <w:p w14:paraId="215B881B" w14:textId="16C39775" w:rsidR="00F90756" w:rsidRPr="00F90756" w:rsidRDefault="00F90756" w:rsidP="002152E5">
      <w:pPr>
        <w:pStyle w:val="ListParagraph"/>
        <w:numPr>
          <w:ilvl w:val="0"/>
          <w:numId w:val="63"/>
        </w:numPr>
      </w:pPr>
      <w:r>
        <w:t>If Buy Type of any of the properties is not PDR or PE, do not allow revision.</w:t>
      </w:r>
      <w:r>
        <w:br/>
        <w:t xml:space="preserve">Error Message:  </w:t>
      </w:r>
      <w:r>
        <w:rPr>
          <w:i/>
        </w:rPr>
        <w:t>No revisions made.  Only Premium DR or Pre-Emptible DR buy types are eligible for DR Clearance Revisions.</w:t>
      </w:r>
    </w:p>
    <w:p w14:paraId="6896267D" w14:textId="4D7C88E2" w:rsidR="00F90756" w:rsidRPr="00F90756" w:rsidRDefault="00F90756" w:rsidP="002152E5">
      <w:pPr>
        <w:pStyle w:val="ListParagraph"/>
        <w:numPr>
          <w:ilvl w:val="0"/>
          <w:numId w:val="63"/>
        </w:numPr>
      </w:pPr>
      <w:r>
        <w:t>Check if approved.</w:t>
      </w:r>
      <w:r>
        <w:br/>
        <w:t xml:space="preserve">Error Message:  </w:t>
      </w:r>
      <w:r>
        <w:rPr>
          <w:i/>
        </w:rPr>
        <w:t>Have to be approved before revision!</w:t>
      </w:r>
    </w:p>
    <w:p w14:paraId="3D9C17A0" w14:textId="1CEDCAD8" w:rsidR="00F90756" w:rsidRPr="009D6706" w:rsidRDefault="00F90756" w:rsidP="002152E5">
      <w:pPr>
        <w:pStyle w:val="ListParagraph"/>
        <w:numPr>
          <w:ilvl w:val="0"/>
          <w:numId w:val="63"/>
        </w:numPr>
      </w:pPr>
      <w:r>
        <w:t xml:space="preserve">Select DR to be revised (see </w:t>
      </w:r>
      <w:r>
        <w:fldChar w:fldCharType="begin"/>
      </w:r>
      <w:r>
        <w:instrText xml:space="preserve"> REF _Ref520254746 \h </w:instrText>
      </w:r>
      <w:r>
        <w:fldChar w:fldCharType="separate"/>
      </w:r>
      <w:r w:rsidR="00666236">
        <w:t xml:space="preserve">Figure </w:t>
      </w:r>
      <w:r w:rsidR="00666236">
        <w:rPr>
          <w:noProof/>
        </w:rPr>
        <w:t>23</w:t>
      </w:r>
      <w:r w:rsidR="00666236">
        <w:t>.  Remnants - Revise Estimate</w:t>
      </w:r>
      <w:r>
        <w:fldChar w:fldCharType="end"/>
      </w:r>
      <w:r>
        <w:t>)</w:t>
      </w:r>
      <w:r w:rsidR="00520CBC">
        <w:t xml:space="preserve">.  At this point, we will continue actions with same code as </w:t>
      </w:r>
      <w:r w:rsidR="00520CBC">
        <w:fldChar w:fldCharType="begin"/>
      </w:r>
      <w:r w:rsidR="00520CBC">
        <w:instrText xml:space="preserve"> REF _Ref520255108 \h </w:instrText>
      </w:r>
      <w:r w:rsidR="00520CBC">
        <w:fldChar w:fldCharType="separate"/>
      </w:r>
      <w:r w:rsidR="00666236">
        <w:t>Revised Estimat</w:t>
      </w:r>
      <w:r w:rsidR="00520CBC">
        <w:fldChar w:fldCharType="end"/>
      </w:r>
      <w:r w:rsidR="00520CBC">
        <w:t>.</w:t>
      </w:r>
    </w:p>
    <w:p w14:paraId="2CD02700" w14:textId="6B8DCE48" w:rsidR="00721A74" w:rsidRDefault="00721A74" w:rsidP="00721A74">
      <w:pPr>
        <w:pStyle w:val="Heading4"/>
      </w:pPr>
      <w:r>
        <w:t>Export</w:t>
      </w:r>
    </w:p>
    <w:p w14:paraId="6A34BC07" w14:textId="5A407B96" w:rsidR="00253B25" w:rsidRDefault="00253B25" w:rsidP="00253B25">
      <w:r>
        <w:lastRenderedPageBreak/>
        <w:t xml:space="preserve">Defined in </w:t>
      </w:r>
      <w:r>
        <w:fldChar w:fldCharType="begin"/>
      </w:r>
      <w:r>
        <w:instrText xml:space="preserve"> REF _Ref520237305 \h </w:instrText>
      </w:r>
      <w:r>
        <w:fldChar w:fldCharType="separate"/>
      </w:r>
      <w:r w:rsidR="00666236">
        <w:t>Export</w:t>
      </w:r>
      <w:r>
        <w:fldChar w:fldCharType="end"/>
      </w:r>
    </w:p>
    <w:p w14:paraId="73AF1D6E" w14:textId="77777777" w:rsidR="00223A84" w:rsidRDefault="00223A84" w:rsidP="00253B25"/>
    <w:p w14:paraId="155FD916" w14:textId="77777777" w:rsidR="00223A84" w:rsidRDefault="00223A84" w:rsidP="00223A84">
      <w:pPr>
        <w:pStyle w:val="Heading2"/>
      </w:pPr>
      <w:r>
        <w:t>Proposal</w:t>
      </w:r>
    </w:p>
    <w:p w14:paraId="1917DB4A" w14:textId="77777777" w:rsidR="00223A84" w:rsidRDefault="00223A84" w:rsidP="00223A84">
      <w:pPr>
        <w:pStyle w:val="Heading3"/>
      </w:pPr>
      <w:r>
        <w:t>Edit</w:t>
      </w:r>
    </w:p>
    <w:p w14:paraId="4344657F" w14:textId="77777777" w:rsidR="00223A84" w:rsidRDefault="00223A84" w:rsidP="00223A84">
      <w:pPr>
        <w:pStyle w:val="Heading4"/>
      </w:pPr>
      <w:r>
        <w:t>Main Screen</w:t>
      </w:r>
    </w:p>
    <w:p w14:paraId="31F69B25" w14:textId="77777777" w:rsidR="00223A84" w:rsidRDefault="00223A84" w:rsidP="00223A84">
      <w:pPr>
        <w:pStyle w:val="Heading5"/>
      </w:pPr>
      <w:commentRangeStart w:id="423"/>
      <w:commentRangeStart w:id="424"/>
      <w:r>
        <w:t>Header</w:t>
      </w:r>
      <w:commentRangeEnd w:id="423"/>
      <w:r>
        <w:rPr>
          <w:rStyle w:val="CommentReference"/>
          <w:rFonts w:asciiTheme="minorHAnsi" w:eastAsiaTheme="minorEastAsia" w:hAnsiTheme="minorHAnsi" w:cstheme="minorBidi"/>
          <w:caps w:val="0"/>
          <w:color w:val="auto"/>
          <w:spacing w:val="0"/>
        </w:rPr>
        <w:commentReference w:id="423"/>
      </w:r>
      <w:commentRangeEnd w:id="424"/>
      <w:r>
        <w:rPr>
          <w:rStyle w:val="CommentReference"/>
          <w:rFonts w:asciiTheme="minorHAnsi" w:eastAsiaTheme="minorEastAsia" w:hAnsiTheme="minorHAnsi" w:cstheme="minorBidi"/>
          <w:caps w:val="0"/>
          <w:color w:val="auto"/>
          <w:spacing w:val="0"/>
        </w:rPr>
        <w:commentReference w:id="424"/>
      </w:r>
    </w:p>
    <w:p w14:paraId="5CAAA465" w14:textId="13B41877" w:rsidR="00223A84" w:rsidRPr="0054326B" w:rsidRDefault="00223A84" w:rsidP="00223A84">
      <w:r w:rsidRPr="00EB2593">
        <w:t xml:space="preserve">Approved On: </w:t>
      </w:r>
      <w:r w:rsidRPr="00EB2593">
        <w:br/>
        <w:t xml:space="preserve">Approved By: </w:t>
      </w:r>
      <w:r>
        <w:br/>
        <w:t xml:space="preserve">Promised Delivery Date:  </w:t>
      </w:r>
      <w:r>
        <w:br/>
        <w:t>Current Status:  Already Coded but need further testing.  What needs to be tested is that the datatable is properly updated when the % changes</w:t>
      </w:r>
      <w:r>
        <w:br/>
      </w:r>
    </w:p>
    <w:p w14:paraId="19719B3F" w14:textId="77777777" w:rsidR="00223A84" w:rsidRDefault="00223A84" w:rsidP="00223A84">
      <w:pPr>
        <w:pStyle w:val="Heading5"/>
      </w:pPr>
      <w:commentRangeStart w:id="425"/>
      <w:r>
        <w:t>Summary</w:t>
      </w:r>
      <w:commentRangeEnd w:id="425"/>
      <w:r>
        <w:rPr>
          <w:rStyle w:val="CommentReference"/>
          <w:rFonts w:asciiTheme="minorHAnsi" w:eastAsiaTheme="minorEastAsia" w:hAnsiTheme="minorHAnsi" w:cstheme="minorBidi"/>
          <w:caps w:val="0"/>
          <w:color w:val="auto"/>
          <w:spacing w:val="0"/>
        </w:rPr>
        <w:commentReference w:id="425"/>
      </w:r>
    </w:p>
    <w:p w14:paraId="365D9096" w14:textId="3363B8C4" w:rsidR="00223A84" w:rsidRDefault="00223A84" w:rsidP="00223A84">
      <w:r w:rsidRPr="00EB2593">
        <w:t xml:space="preserve">Approved On: </w:t>
      </w:r>
      <w:r w:rsidRPr="00EB2593">
        <w:br/>
        <w:t xml:space="preserve">Approved By: </w:t>
      </w:r>
      <w:r>
        <w:br/>
        <w:t xml:space="preserve">Promised Delivery Date:  </w:t>
      </w:r>
      <w:r>
        <w:br/>
        <w:t>Current Status:  Already Coded but need further testing.</w:t>
      </w:r>
    </w:p>
    <w:p w14:paraId="3E809605" w14:textId="77777777" w:rsidR="00223A84" w:rsidRDefault="00223A84" w:rsidP="00223A84">
      <w:r>
        <w:rPr>
          <w:noProof/>
          <w:lang w:eastAsia="en-US"/>
        </w:rPr>
        <w:drawing>
          <wp:inline distT="0" distB="0" distL="0" distR="0" wp14:anchorId="5CCDAC59" wp14:editId="5959C20D">
            <wp:extent cx="5943600" cy="748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48030"/>
                    </a:xfrm>
                    <a:prstGeom prst="rect">
                      <a:avLst/>
                    </a:prstGeom>
                  </pic:spPr>
                </pic:pic>
              </a:graphicData>
            </a:graphic>
          </wp:inline>
        </w:drawing>
      </w:r>
    </w:p>
    <w:p w14:paraId="66081B40" w14:textId="77777777" w:rsidR="00223A84" w:rsidRPr="0054326B" w:rsidRDefault="00223A84" w:rsidP="00223A84">
      <w:pPr>
        <w:pStyle w:val="Heading5"/>
      </w:pPr>
      <w:r>
        <w:t>DataTable</w:t>
      </w:r>
    </w:p>
    <w:p w14:paraId="07320289" w14:textId="5887D7B2" w:rsidR="00223A84" w:rsidRDefault="00223A84" w:rsidP="00223A84">
      <w:r w:rsidRPr="00EB2593">
        <w:t xml:space="preserve">Approved On: </w:t>
      </w:r>
      <w:r w:rsidRPr="00EB2593">
        <w:br/>
        <w:t xml:space="preserve">Approved By: </w:t>
      </w:r>
      <w:r>
        <w:br/>
        <w:t>Promised Delivery Date:  9/30</w:t>
      </w:r>
      <w:r w:rsidRPr="00EB2593">
        <w:t>/2018</w:t>
      </w:r>
      <w:r w:rsidR="009D0ED5">
        <w:br/>
      </w:r>
      <w:r>
        <w:t>Current Status:  VIEW Already coded and tested with changing commission rate but the following needs to be added:  1) Sortable Columns; 2) Multiple Filters</w:t>
      </w:r>
    </w:p>
    <w:p w14:paraId="2497FB9E" w14:textId="77777777" w:rsidR="00223A84" w:rsidRDefault="00223A84" w:rsidP="00223A84">
      <w:pPr>
        <w:pStyle w:val="Heading5"/>
      </w:pPr>
      <w:r>
        <w:t>Footer</w:t>
      </w:r>
    </w:p>
    <w:p w14:paraId="759C9890" w14:textId="77777777" w:rsidR="00223A84" w:rsidRDefault="00223A84" w:rsidP="00223A84">
      <w:r>
        <w:t>Add legend to the page</w:t>
      </w:r>
    </w:p>
    <w:p w14:paraId="7401DF36" w14:textId="77777777" w:rsidR="00223A84" w:rsidRDefault="00223A84" w:rsidP="00223A84">
      <w:pPr>
        <w:pStyle w:val="Heading4"/>
      </w:pPr>
      <w:r w:rsidRPr="00177084">
        <w:t>Create/Add Property</w:t>
      </w:r>
    </w:p>
    <w:p w14:paraId="0BE2421E" w14:textId="77777777" w:rsidR="009D0ED5" w:rsidRDefault="00462E80" w:rsidP="00462E80">
      <w:r w:rsidRPr="00EB2593">
        <w:t xml:space="preserve">Approved On: </w:t>
      </w:r>
      <w:r w:rsidRPr="00EB2593">
        <w:br/>
        <w:t xml:space="preserve">Approved By: </w:t>
      </w:r>
      <w:r>
        <w:br/>
        <w:t xml:space="preserve">Promised Delivery Date:  </w:t>
      </w:r>
    </w:p>
    <w:p w14:paraId="2AEAFC15" w14:textId="1A0C7D39" w:rsidR="00462E80" w:rsidRPr="00462E80" w:rsidRDefault="00462E80" w:rsidP="00462E80">
      <w:r>
        <w:lastRenderedPageBreak/>
        <w:t xml:space="preserve">Current Status:  </w:t>
      </w:r>
    </w:p>
    <w:p w14:paraId="76A9730C" w14:textId="56E04E86" w:rsidR="004E77A2" w:rsidRPr="004E77A2" w:rsidRDefault="004E77A2" w:rsidP="004E77A2">
      <w:r>
        <w:rPr>
          <w:noProof/>
          <w:lang w:eastAsia="en-US"/>
        </w:rPr>
        <w:drawing>
          <wp:inline distT="0" distB="0" distL="0" distR="0" wp14:anchorId="76314198" wp14:editId="28045CEE">
            <wp:extent cx="5943600" cy="26936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93670"/>
                    </a:xfrm>
                    <a:prstGeom prst="rect">
                      <a:avLst/>
                    </a:prstGeom>
                  </pic:spPr>
                </pic:pic>
              </a:graphicData>
            </a:graphic>
          </wp:inline>
        </w:drawing>
      </w:r>
    </w:p>
    <w:p w14:paraId="6FA3D936" w14:textId="77777777" w:rsidR="00462E80" w:rsidRPr="00EA5A68" w:rsidRDefault="00462E80" w:rsidP="00462E80">
      <w:pPr>
        <w:pStyle w:val="Heading5"/>
      </w:pPr>
      <w:commentRangeStart w:id="426"/>
      <w:r w:rsidRPr="00EA5A68">
        <w:t>Networks</w:t>
      </w:r>
      <w:commentRangeEnd w:id="426"/>
      <w:r w:rsidRPr="00EA5A68">
        <w:commentReference w:id="426"/>
      </w:r>
    </w:p>
    <w:p w14:paraId="7BD0ED6A" w14:textId="77777777" w:rsidR="00462E80" w:rsidRPr="00EA5A68" w:rsidRDefault="00462E80" w:rsidP="00462E80">
      <w:pPr>
        <w:rPr>
          <w:u w:val="single"/>
        </w:rPr>
      </w:pPr>
      <w:r w:rsidRPr="00EA5A68">
        <w:rPr>
          <w:u w:val="single"/>
        </w:rPr>
        <w:t>Initial State</w:t>
      </w:r>
    </w:p>
    <w:p w14:paraId="19310501" w14:textId="77777777" w:rsidR="00462E80" w:rsidRDefault="00462E80" w:rsidP="00462E80">
      <w:pPr>
        <w:pStyle w:val="ListParagraph"/>
        <w:numPr>
          <w:ilvl w:val="0"/>
          <w:numId w:val="60"/>
        </w:numPr>
      </w:pPr>
      <w:r>
        <w:t>Fill with all networks for based on client and quarter of the currently opened schedule</w:t>
      </w:r>
    </w:p>
    <w:p w14:paraId="0899B6D5" w14:textId="77777777" w:rsidR="00462E80" w:rsidRPr="00EA5A68" w:rsidRDefault="00462E80" w:rsidP="00462E80">
      <w:pPr>
        <w:rPr>
          <w:u w:val="single"/>
        </w:rPr>
      </w:pPr>
      <w:r w:rsidRPr="00EA5A68">
        <w:rPr>
          <w:u w:val="single"/>
        </w:rPr>
        <w:t>On Change Selection</w:t>
      </w:r>
    </w:p>
    <w:p w14:paraId="0C07B717" w14:textId="77777777" w:rsidR="00462E80" w:rsidRDefault="00462E80" w:rsidP="00462E80">
      <w:pPr>
        <w:pStyle w:val="ListParagraph"/>
        <w:numPr>
          <w:ilvl w:val="0"/>
          <w:numId w:val="60"/>
        </w:numPr>
      </w:pPr>
      <w:commentRangeStart w:id="427"/>
      <w:r>
        <w:t xml:space="preserve">Populate Demo Name </w:t>
      </w:r>
      <w:commentRangeEnd w:id="427"/>
      <w:r>
        <w:rPr>
          <w:rStyle w:val="CommentReference"/>
        </w:rPr>
        <w:commentReference w:id="427"/>
      </w:r>
      <w:r>
        <w:t>Dropdown based on selection</w:t>
      </w:r>
    </w:p>
    <w:p w14:paraId="1F079931" w14:textId="77777777" w:rsidR="00462E80" w:rsidRDefault="00462E80" w:rsidP="00462E80">
      <w:pPr>
        <w:pStyle w:val="ListParagraph"/>
        <w:numPr>
          <w:ilvl w:val="0"/>
          <w:numId w:val="60"/>
        </w:numPr>
      </w:pPr>
      <w:r>
        <w:t>Enable Demo Name dropdown</w:t>
      </w:r>
    </w:p>
    <w:p w14:paraId="018CAA3F" w14:textId="77777777" w:rsidR="00462E80" w:rsidRDefault="00462E80" w:rsidP="00462E80">
      <w:pPr>
        <w:pStyle w:val="Heading5"/>
      </w:pPr>
      <w:r>
        <w:t>Demo Name</w:t>
      </w:r>
    </w:p>
    <w:p w14:paraId="0C6BE445" w14:textId="77777777" w:rsidR="00462E80" w:rsidRPr="00EA5A68" w:rsidRDefault="00462E80" w:rsidP="00462E80">
      <w:pPr>
        <w:rPr>
          <w:u w:val="single"/>
        </w:rPr>
      </w:pPr>
      <w:r w:rsidRPr="00EA5A68">
        <w:rPr>
          <w:u w:val="single"/>
        </w:rPr>
        <w:t>Initial State</w:t>
      </w:r>
    </w:p>
    <w:p w14:paraId="2220D315" w14:textId="77777777" w:rsidR="00462E80" w:rsidRDefault="00462E80" w:rsidP="00462E80">
      <w:pPr>
        <w:pStyle w:val="ListParagraph"/>
        <w:numPr>
          <w:ilvl w:val="0"/>
          <w:numId w:val="60"/>
        </w:numPr>
      </w:pPr>
      <w:r>
        <w:t xml:space="preserve">Empty </w:t>
      </w:r>
    </w:p>
    <w:p w14:paraId="604E8B74" w14:textId="77777777" w:rsidR="00462E80" w:rsidRDefault="00462E80" w:rsidP="00462E80">
      <w:pPr>
        <w:pStyle w:val="ListParagraph"/>
        <w:numPr>
          <w:ilvl w:val="0"/>
          <w:numId w:val="60"/>
        </w:numPr>
      </w:pPr>
      <w:r>
        <w:t>Disabled</w:t>
      </w:r>
    </w:p>
    <w:p w14:paraId="4048D9E3" w14:textId="77777777" w:rsidR="00462E80" w:rsidRPr="00EA5A68" w:rsidRDefault="00462E80" w:rsidP="00462E80">
      <w:pPr>
        <w:rPr>
          <w:u w:val="single"/>
        </w:rPr>
      </w:pPr>
      <w:r w:rsidRPr="00EA5A68">
        <w:rPr>
          <w:u w:val="single"/>
        </w:rPr>
        <w:t>OnChangeSelection</w:t>
      </w:r>
    </w:p>
    <w:p w14:paraId="45DBBB79" w14:textId="77777777" w:rsidR="00462E80" w:rsidRDefault="00462E80" w:rsidP="00462E80">
      <w:pPr>
        <w:pStyle w:val="ListParagraph"/>
        <w:numPr>
          <w:ilvl w:val="0"/>
          <w:numId w:val="81"/>
        </w:numPr>
      </w:pPr>
      <w:commentRangeStart w:id="428"/>
      <w:r>
        <w:t>Populate property list</w:t>
      </w:r>
      <w:commentRangeEnd w:id="428"/>
      <w:r>
        <w:rPr>
          <w:rStyle w:val="CommentReference"/>
        </w:rPr>
        <w:commentReference w:id="428"/>
      </w:r>
    </w:p>
    <w:p w14:paraId="19B3DAEA" w14:textId="77777777" w:rsidR="00462E80" w:rsidRDefault="00462E80" w:rsidP="00462E80">
      <w:pPr>
        <w:pStyle w:val="ListParagraph"/>
        <w:numPr>
          <w:ilvl w:val="0"/>
          <w:numId w:val="81"/>
        </w:numPr>
      </w:pPr>
      <w:r>
        <w:t>Populate available filters based on property list – Brenda, I will code this so that the filters are on the footer similar to Upfront/Remnant data tables</w:t>
      </w:r>
    </w:p>
    <w:p w14:paraId="23E20133" w14:textId="77777777" w:rsidR="00462E80" w:rsidRPr="00EA5A68" w:rsidRDefault="00462E80" w:rsidP="00462E80">
      <w:pPr>
        <w:pStyle w:val="Heading5"/>
      </w:pPr>
      <w:r w:rsidRPr="00EA5A68">
        <w:t>Select Start Time</w:t>
      </w:r>
    </w:p>
    <w:p w14:paraId="3054D23A" w14:textId="77777777" w:rsidR="00462E80" w:rsidRPr="00EA5A68" w:rsidRDefault="00462E80" w:rsidP="00462E80">
      <w:pPr>
        <w:rPr>
          <w:u w:val="single"/>
        </w:rPr>
      </w:pPr>
      <w:r w:rsidRPr="00EA5A68">
        <w:rPr>
          <w:u w:val="single"/>
        </w:rPr>
        <w:t>On Initial State</w:t>
      </w:r>
    </w:p>
    <w:p w14:paraId="4111C699" w14:textId="77777777" w:rsidR="00462E80" w:rsidRDefault="00462E80" w:rsidP="00462E80">
      <w:pPr>
        <w:pStyle w:val="ListParagraph"/>
        <w:numPr>
          <w:ilvl w:val="0"/>
          <w:numId w:val="82"/>
        </w:numPr>
      </w:pPr>
      <w:r>
        <w:t xml:space="preserve">Empty </w:t>
      </w:r>
    </w:p>
    <w:p w14:paraId="61FCB904" w14:textId="77777777" w:rsidR="00462E80" w:rsidRDefault="00462E80" w:rsidP="00462E80">
      <w:pPr>
        <w:pStyle w:val="ListParagraph"/>
        <w:numPr>
          <w:ilvl w:val="0"/>
          <w:numId w:val="60"/>
        </w:numPr>
      </w:pPr>
      <w:r>
        <w:t>Disabled</w:t>
      </w:r>
    </w:p>
    <w:p w14:paraId="3752BBB3" w14:textId="77777777" w:rsidR="00462E80" w:rsidRPr="00EA5A68" w:rsidRDefault="00462E80" w:rsidP="00462E80">
      <w:pPr>
        <w:rPr>
          <w:u w:val="single"/>
        </w:rPr>
      </w:pPr>
      <w:r w:rsidRPr="00EA5A68">
        <w:rPr>
          <w:u w:val="single"/>
        </w:rPr>
        <w:lastRenderedPageBreak/>
        <w:t>On Change Selection</w:t>
      </w:r>
    </w:p>
    <w:p w14:paraId="7BF7956B" w14:textId="77777777" w:rsidR="00462E80" w:rsidRDefault="00462E80" w:rsidP="00462E80">
      <w:pPr>
        <w:pStyle w:val="ListParagraph"/>
        <w:numPr>
          <w:ilvl w:val="0"/>
          <w:numId w:val="60"/>
        </w:numPr>
      </w:pPr>
      <w:r>
        <w:t>Filter datatable</w:t>
      </w:r>
    </w:p>
    <w:p w14:paraId="642C3071" w14:textId="77777777" w:rsidR="00462E80" w:rsidRPr="00EA5A68" w:rsidRDefault="00462E80" w:rsidP="00462E80">
      <w:pPr>
        <w:pStyle w:val="Heading5"/>
      </w:pPr>
      <w:r w:rsidRPr="00EA5A68">
        <w:t>Select End Time</w:t>
      </w:r>
    </w:p>
    <w:p w14:paraId="0E4B4196" w14:textId="77777777" w:rsidR="00462E80" w:rsidRPr="00EA5A68" w:rsidRDefault="00462E80" w:rsidP="00462E80">
      <w:pPr>
        <w:rPr>
          <w:u w:val="single"/>
        </w:rPr>
      </w:pPr>
      <w:r w:rsidRPr="00EA5A68">
        <w:rPr>
          <w:u w:val="single"/>
        </w:rPr>
        <w:t>Initial State</w:t>
      </w:r>
    </w:p>
    <w:p w14:paraId="781FC57F" w14:textId="77777777" w:rsidR="00462E80" w:rsidRDefault="00462E80" w:rsidP="00462E80">
      <w:pPr>
        <w:pStyle w:val="ListParagraph"/>
        <w:numPr>
          <w:ilvl w:val="0"/>
          <w:numId w:val="60"/>
        </w:numPr>
      </w:pPr>
      <w:r>
        <w:t xml:space="preserve">Empty </w:t>
      </w:r>
    </w:p>
    <w:p w14:paraId="75E88734" w14:textId="77777777" w:rsidR="00462E80" w:rsidRDefault="00462E80" w:rsidP="00462E80">
      <w:pPr>
        <w:pStyle w:val="ListParagraph"/>
        <w:numPr>
          <w:ilvl w:val="0"/>
          <w:numId w:val="60"/>
        </w:numPr>
      </w:pPr>
      <w:r>
        <w:t>Disabled</w:t>
      </w:r>
    </w:p>
    <w:p w14:paraId="7497CFA5" w14:textId="77777777" w:rsidR="00462E80" w:rsidRDefault="00462E80" w:rsidP="00462E80">
      <w:pPr>
        <w:rPr>
          <w:u w:val="single"/>
        </w:rPr>
      </w:pPr>
      <w:r>
        <w:rPr>
          <w:u w:val="single"/>
        </w:rPr>
        <w:t>On Change Selection</w:t>
      </w:r>
    </w:p>
    <w:p w14:paraId="7F05F396" w14:textId="77777777" w:rsidR="00462E80" w:rsidRDefault="00462E80" w:rsidP="00462E80">
      <w:pPr>
        <w:pStyle w:val="ListParagraph"/>
        <w:numPr>
          <w:ilvl w:val="0"/>
          <w:numId w:val="84"/>
        </w:numPr>
      </w:pPr>
      <w:r w:rsidRPr="00EA5A68">
        <w:t>Filter</w:t>
      </w:r>
    </w:p>
    <w:p w14:paraId="225EAB11" w14:textId="77777777" w:rsidR="00462E80" w:rsidRPr="00EA5A68" w:rsidRDefault="00462E80" w:rsidP="00462E80">
      <w:pPr>
        <w:pStyle w:val="Heading5"/>
      </w:pPr>
      <w:r w:rsidRPr="00EA5A68">
        <w:t>Select DP</w:t>
      </w:r>
    </w:p>
    <w:p w14:paraId="24D58278" w14:textId="77777777" w:rsidR="00462E80" w:rsidRPr="00EA5A68" w:rsidRDefault="00462E80" w:rsidP="00462E80">
      <w:pPr>
        <w:rPr>
          <w:u w:val="single"/>
        </w:rPr>
      </w:pPr>
      <w:r w:rsidRPr="00EA5A68">
        <w:rPr>
          <w:u w:val="single"/>
        </w:rPr>
        <w:t>Initial State</w:t>
      </w:r>
    </w:p>
    <w:p w14:paraId="2DFB0086" w14:textId="77777777" w:rsidR="00462E80" w:rsidRDefault="00462E80" w:rsidP="00462E80">
      <w:pPr>
        <w:pStyle w:val="ListParagraph"/>
        <w:numPr>
          <w:ilvl w:val="0"/>
          <w:numId w:val="60"/>
        </w:numPr>
      </w:pPr>
      <w:r>
        <w:t xml:space="preserve">Empty </w:t>
      </w:r>
    </w:p>
    <w:p w14:paraId="114FE0BC" w14:textId="77777777" w:rsidR="00462E80" w:rsidRDefault="00462E80" w:rsidP="00462E80">
      <w:pPr>
        <w:pStyle w:val="ListParagraph"/>
        <w:numPr>
          <w:ilvl w:val="0"/>
          <w:numId w:val="60"/>
        </w:numPr>
      </w:pPr>
      <w:r>
        <w:t>Disabled</w:t>
      </w:r>
    </w:p>
    <w:p w14:paraId="406D4DC9" w14:textId="77777777" w:rsidR="00462E80" w:rsidRDefault="00462E80" w:rsidP="00462E80">
      <w:pPr>
        <w:rPr>
          <w:u w:val="single"/>
        </w:rPr>
      </w:pPr>
      <w:r>
        <w:rPr>
          <w:u w:val="single"/>
        </w:rPr>
        <w:t>On Change Selection</w:t>
      </w:r>
    </w:p>
    <w:p w14:paraId="3C4DE86B" w14:textId="77777777" w:rsidR="00462E80" w:rsidRDefault="00462E80" w:rsidP="00462E80">
      <w:pPr>
        <w:pStyle w:val="ListParagraph"/>
        <w:numPr>
          <w:ilvl w:val="0"/>
          <w:numId w:val="84"/>
        </w:numPr>
      </w:pPr>
      <w:r w:rsidRPr="00EA5A68">
        <w:t>Filter</w:t>
      </w:r>
    </w:p>
    <w:p w14:paraId="13DA26E4" w14:textId="77777777" w:rsidR="00462E80" w:rsidRPr="00EA5A68" w:rsidRDefault="00462E80" w:rsidP="00462E80">
      <w:pPr>
        <w:pStyle w:val="Heading5"/>
      </w:pPr>
      <w:r w:rsidRPr="00EA5A68">
        <w:t>Select Days</w:t>
      </w:r>
    </w:p>
    <w:p w14:paraId="3312C063" w14:textId="77777777" w:rsidR="00462E80" w:rsidRPr="00EA5A68" w:rsidRDefault="00462E80" w:rsidP="00462E80">
      <w:pPr>
        <w:rPr>
          <w:u w:val="single"/>
        </w:rPr>
      </w:pPr>
      <w:r w:rsidRPr="00EA5A68">
        <w:rPr>
          <w:u w:val="single"/>
        </w:rPr>
        <w:t>Initial State</w:t>
      </w:r>
    </w:p>
    <w:p w14:paraId="716B5B59" w14:textId="77777777" w:rsidR="00462E80" w:rsidRDefault="00462E80" w:rsidP="00462E80">
      <w:pPr>
        <w:pStyle w:val="ListParagraph"/>
        <w:numPr>
          <w:ilvl w:val="0"/>
          <w:numId w:val="60"/>
        </w:numPr>
      </w:pPr>
      <w:r>
        <w:t xml:space="preserve">Empty </w:t>
      </w:r>
    </w:p>
    <w:p w14:paraId="3E9C46D0" w14:textId="77777777" w:rsidR="00462E80" w:rsidRDefault="00462E80" w:rsidP="00462E80">
      <w:pPr>
        <w:pStyle w:val="ListParagraph"/>
        <w:numPr>
          <w:ilvl w:val="0"/>
          <w:numId w:val="60"/>
        </w:numPr>
      </w:pPr>
      <w:r>
        <w:t>Disabled</w:t>
      </w:r>
    </w:p>
    <w:p w14:paraId="0C557F8B" w14:textId="77777777" w:rsidR="00462E80" w:rsidRDefault="00462E80" w:rsidP="00462E80">
      <w:pPr>
        <w:rPr>
          <w:u w:val="single"/>
        </w:rPr>
      </w:pPr>
      <w:r>
        <w:rPr>
          <w:u w:val="single"/>
        </w:rPr>
        <w:t>On Change Selection</w:t>
      </w:r>
    </w:p>
    <w:p w14:paraId="470AB324" w14:textId="77777777" w:rsidR="00462E80" w:rsidRDefault="00462E80" w:rsidP="00462E80">
      <w:pPr>
        <w:pStyle w:val="ListParagraph"/>
        <w:numPr>
          <w:ilvl w:val="0"/>
          <w:numId w:val="84"/>
        </w:numPr>
      </w:pPr>
      <w:r w:rsidRPr="00EA5A68">
        <w:t>Filter</w:t>
      </w:r>
    </w:p>
    <w:p w14:paraId="00873609" w14:textId="77777777" w:rsidR="00462E80" w:rsidRPr="00EA5A68" w:rsidRDefault="00462E80" w:rsidP="00462E80">
      <w:pPr>
        <w:pStyle w:val="Heading5"/>
      </w:pPr>
      <w:r w:rsidRPr="00EA5A68">
        <w:t>Select Len</w:t>
      </w:r>
    </w:p>
    <w:p w14:paraId="5E30B575" w14:textId="77777777" w:rsidR="00462E80" w:rsidRPr="00EA5A68" w:rsidRDefault="00462E80" w:rsidP="00462E80">
      <w:pPr>
        <w:rPr>
          <w:u w:val="single"/>
        </w:rPr>
      </w:pPr>
      <w:r w:rsidRPr="00EA5A68">
        <w:rPr>
          <w:u w:val="single"/>
        </w:rPr>
        <w:t>Initial State</w:t>
      </w:r>
    </w:p>
    <w:p w14:paraId="0DAE4092" w14:textId="77777777" w:rsidR="00462E80" w:rsidRDefault="00462E80" w:rsidP="00462E80">
      <w:pPr>
        <w:pStyle w:val="ListParagraph"/>
        <w:numPr>
          <w:ilvl w:val="0"/>
          <w:numId w:val="60"/>
        </w:numPr>
      </w:pPr>
      <w:r>
        <w:t xml:space="preserve">Empty </w:t>
      </w:r>
    </w:p>
    <w:p w14:paraId="70EFD1AA" w14:textId="77777777" w:rsidR="00462E80" w:rsidRDefault="00462E80" w:rsidP="00462E80">
      <w:pPr>
        <w:pStyle w:val="ListParagraph"/>
        <w:numPr>
          <w:ilvl w:val="0"/>
          <w:numId w:val="60"/>
        </w:numPr>
      </w:pPr>
      <w:r>
        <w:t>Disabled</w:t>
      </w:r>
    </w:p>
    <w:p w14:paraId="3B4B628A" w14:textId="77777777" w:rsidR="00462E80" w:rsidRDefault="00462E80" w:rsidP="00462E80">
      <w:pPr>
        <w:rPr>
          <w:u w:val="single"/>
        </w:rPr>
      </w:pPr>
      <w:r>
        <w:rPr>
          <w:u w:val="single"/>
        </w:rPr>
        <w:t>On Change Selection</w:t>
      </w:r>
    </w:p>
    <w:p w14:paraId="561024AB" w14:textId="77777777" w:rsidR="00462E80" w:rsidRDefault="00462E80" w:rsidP="00462E80">
      <w:pPr>
        <w:pStyle w:val="ListParagraph"/>
        <w:numPr>
          <w:ilvl w:val="0"/>
          <w:numId w:val="84"/>
        </w:numPr>
      </w:pPr>
      <w:r w:rsidRPr="00EA5A68">
        <w:t>Filter</w:t>
      </w:r>
    </w:p>
    <w:p w14:paraId="445B9A79" w14:textId="77777777" w:rsidR="00462E80" w:rsidRPr="00EA5A68" w:rsidRDefault="00462E80" w:rsidP="00462E80">
      <w:pPr>
        <w:pStyle w:val="Heading5"/>
      </w:pPr>
      <w:r w:rsidRPr="00EA5A68">
        <w:t>BuyType</w:t>
      </w:r>
    </w:p>
    <w:p w14:paraId="0941F272" w14:textId="77777777" w:rsidR="00462E80" w:rsidRPr="00EA5A68" w:rsidRDefault="00462E80" w:rsidP="00462E80">
      <w:pPr>
        <w:rPr>
          <w:u w:val="single"/>
        </w:rPr>
      </w:pPr>
      <w:r w:rsidRPr="00EA5A68">
        <w:rPr>
          <w:u w:val="single"/>
        </w:rPr>
        <w:t>Initial State</w:t>
      </w:r>
    </w:p>
    <w:p w14:paraId="41FEB4C3" w14:textId="77777777" w:rsidR="00462E80" w:rsidRDefault="00462E80" w:rsidP="00462E80">
      <w:pPr>
        <w:pStyle w:val="ListParagraph"/>
        <w:numPr>
          <w:ilvl w:val="0"/>
          <w:numId w:val="60"/>
        </w:numPr>
      </w:pPr>
      <w:r>
        <w:lastRenderedPageBreak/>
        <w:t xml:space="preserve">Empty </w:t>
      </w:r>
    </w:p>
    <w:p w14:paraId="63698344" w14:textId="77777777" w:rsidR="00462E80" w:rsidRDefault="00462E80" w:rsidP="00462E80">
      <w:pPr>
        <w:pStyle w:val="ListParagraph"/>
        <w:numPr>
          <w:ilvl w:val="0"/>
          <w:numId w:val="60"/>
        </w:numPr>
      </w:pPr>
      <w:r>
        <w:t>Disabled</w:t>
      </w:r>
    </w:p>
    <w:p w14:paraId="61DDAD27" w14:textId="77777777" w:rsidR="00462E80" w:rsidRDefault="00462E80" w:rsidP="00462E80">
      <w:pPr>
        <w:rPr>
          <w:u w:val="single"/>
        </w:rPr>
      </w:pPr>
      <w:r>
        <w:rPr>
          <w:u w:val="single"/>
        </w:rPr>
        <w:t>On Change Selection</w:t>
      </w:r>
    </w:p>
    <w:p w14:paraId="1048AF20" w14:textId="77777777" w:rsidR="00462E80" w:rsidRDefault="00462E80" w:rsidP="00462E80">
      <w:pPr>
        <w:pStyle w:val="ListParagraph"/>
        <w:numPr>
          <w:ilvl w:val="0"/>
          <w:numId w:val="84"/>
        </w:numPr>
      </w:pPr>
      <w:r w:rsidRPr="00EA5A68">
        <w:t>Filter</w:t>
      </w:r>
    </w:p>
    <w:p w14:paraId="4F731F10" w14:textId="77777777" w:rsidR="00462E80" w:rsidRPr="00EA5A68" w:rsidRDefault="00462E80" w:rsidP="00462E80">
      <w:pPr>
        <w:pStyle w:val="Heading5"/>
      </w:pPr>
      <w:r w:rsidRPr="00EA5A68">
        <w:t>Status</w:t>
      </w:r>
    </w:p>
    <w:p w14:paraId="0E7B8ABF" w14:textId="77777777" w:rsidR="00462E80" w:rsidRPr="00EA5A68" w:rsidRDefault="00462E80" w:rsidP="00462E80">
      <w:pPr>
        <w:rPr>
          <w:u w:val="single"/>
        </w:rPr>
      </w:pPr>
      <w:r w:rsidRPr="00EA5A68">
        <w:rPr>
          <w:u w:val="single"/>
        </w:rPr>
        <w:t>Initial State</w:t>
      </w:r>
    </w:p>
    <w:p w14:paraId="34868460" w14:textId="77777777" w:rsidR="00462E80" w:rsidRDefault="00462E80" w:rsidP="00462E80">
      <w:pPr>
        <w:pStyle w:val="ListParagraph"/>
        <w:numPr>
          <w:ilvl w:val="0"/>
          <w:numId w:val="60"/>
        </w:numPr>
      </w:pPr>
      <w:r>
        <w:t xml:space="preserve">Empty </w:t>
      </w:r>
    </w:p>
    <w:p w14:paraId="27911930" w14:textId="77777777" w:rsidR="00462E80" w:rsidRDefault="00462E80" w:rsidP="00462E80">
      <w:pPr>
        <w:pStyle w:val="ListParagraph"/>
        <w:numPr>
          <w:ilvl w:val="0"/>
          <w:numId w:val="60"/>
        </w:numPr>
      </w:pPr>
      <w:r>
        <w:t>Disabled</w:t>
      </w:r>
    </w:p>
    <w:p w14:paraId="048016C4" w14:textId="77777777" w:rsidR="00462E80" w:rsidRDefault="00462E80" w:rsidP="00462E80">
      <w:pPr>
        <w:rPr>
          <w:u w:val="single"/>
        </w:rPr>
      </w:pPr>
      <w:r>
        <w:rPr>
          <w:u w:val="single"/>
        </w:rPr>
        <w:t>On Change Selection</w:t>
      </w:r>
    </w:p>
    <w:p w14:paraId="40F605E4" w14:textId="77777777" w:rsidR="00462E80" w:rsidRPr="00500A93" w:rsidRDefault="00462E80" w:rsidP="00462E80">
      <w:pPr>
        <w:pStyle w:val="ListParagraph"/>
        <w:numPr>
          <w:ilvl w:val="0"/>
          <w:numId w:val="84"/>
        </w:numPr>
      </w:pPr>
      <w:r w:rsidRPr="00500A93">
        <w:t>Filter</w:t>
      </w:r>
    </w:p>
    <w:p w14:paraId="394CC782" w14:textId="111ADD59" w:rsidR="00462E80" w:rsidRPr="00500A93" w:rsidRDefault="00462E80" w:rsidP="00462E80">
      <w:pPr>
        <w:pStyle w:val="Heading5"/>
      </w:pPr>
      <w:r w:rsidRPr="00500A93">
        <w:t>Add Selected</w:t>
      </w:r>
      <w:r>
        <w:t xml:space="preserve"> button</w:t>
      </w:r>
    </w:p>
    <w:p w14:paraId="518E8B3C" w14:textId="77777777" w:rsidR="00462E80" w:rsidRDefault="00462E80" w:rsidP="00462E80">
      <w:pPr>
        <w:pStyle w:val="ListParagraph"/>
        <w:numPr>
          <w:ilvl w:val="0"/>
          <w:numId w:val="86"/>
        </w:numPr>
      </w:pPr>
      <w:commentRangeStart w:id="429"/>
      <w:r w:rsidRPr="00500A93">
        <w:t>Add</w:t>
      </w:r>
      <w:r>
        <w:t xml:space="preserve"> Sched Line</w:t>
      </w:r>
      <w:commentRangeEnd w:id="429"/>
      <w:r>
        <w:rPr>
          <w:rStyle w:val="CommentReference"/>
        </w:rPr>
        <w:commentReference w:id="429"/>
      </w:r>
      <w:r>
        <w:t xml:space="preserve"> based on property checked/selected</w:t>
      </w:r>
    </w:p>
    <w:p w14:paraId="648061CC" w14:textId="77777777" w:rsidR="00462E80" w:rsidRDefault="00462E80" w:rsidP="00462E80">
      <w:pPr>
        <w:pStyle w:val="ListParagraph"/>
        <w:numPr>
          <w:ilvl w:val="0"/>
          <w:numId w:val="86"/>
        </w:numPr>
      </w:pPr>
      <w:r>
        <w:t>Update main window</w:t>
      </w:r>
    </w:p>
    <w:p w14:paraId="6C774F4E" w14:textId="77777777" w:rsidR="00223A84" w:rsidRDefault="00223A84" w:rsidP="00223A84">
      <w:pPr>
        <w:pStyle w:val="Heading4"/>
      </w:pPr>
      <w:r>
        <w:t>Copy To Schedule</w:t>
      </w:r>
    </w:p>
    <w:p w14:paraId="6613F4AC" w14:textId="72645E6D" w:rsidR="0065756E" w:rsidRPr="0065756E" w:rsidRDefault="0065756E" w:rsidP="0065756E">
      <w:r>
        <w:rPr>
          <w:noProof/>
          <w:lang w:eastAsia="en-US"/>
        </w:rPr>
        <w:lastRenderedPageBreak/>
        <w:drawing>
          <wp:inline distT="0" distB="0" distL="0" distR="0" wp14:anchorId="0F87604E" wp14:editId="684B1BA3">
            <wp:extent cx="5943600" cy="48406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840605"/>
                    </a:xfrm>
                    <a:prstGeom prst="rect">
                      <a:avLst/>
                    </a:prstGeom>
                  </pic:spPr>
                </pic:pic>
              </a:graphicData>
            </a:graphic>
          </wp:inline>
        </w:drawing>
      </w:r>
    </w:p>
    <w:p w14:paraId="382A58AD" w14:textId="77777777" w:rsidR="00223A84" w:rsidRPr="00462E80" w:rsidRDefault="00223A84" w:rsidP="00223A84">
      <w:pPr>
        <w:rPr>
          <w:u w:val="single"/>
        </w:rPr>
      </w:pPr>
      <w:r w:rsidRPr="00462E80">
        <w:rPr>
          <w:u w:val="single"/>
        </w:rPr>
        <w:t>Initial State</w:t>
      </w:r>
    </w:p>
    <w:p w14:paraId="4B98A9B5" w14:textId="77777777" w:rsidR="00223A84" w:rsidRDefault="00223A84" w:rsidP="00223A84">
      <w:pPr>
        <w:pStyle w:val="ListParagraph"/>
        <w:numPr>
          <w:ilvl w:val="0"/>
          <w:numId w:val="84"/>
        </w:numPr>
      </w:pPr>
      <w:r>
        <w:t>Only Network list is populated.</w:t>
      </w:r>
    </w:p>
    <w:p w14:paraId="3AB35BD2" w14:textId="77777777" w:rsidR="00223A84" w:rsidRPr="00462E80" w:rsidRDefault="00223A84" w:rsidP="00223A84">
      <w:pPr>
        <w:rPr>
          <w:u w:val="single"/>
        </w:rPr>
      </w:pPr>
      <w:r w:rsidRPr="00462E80">
        <w:rPr>
          <w:u w:val="single"/>
        </w:rPr>
        <w:t>On Select Networks</w:t>
      </w:r>
    </w:p>
    <w:p w14:paraId="0DD663AE" w14:textId="77777777" w:rsidR="00223A84" w:rsidRDefault="00223A84" w:rsidP="00223A84">
      <w:pPr>
        <w:pStyle w:val="ListParagraph"/>
        <w:numPr>
          <w:ilvl w:val="0"/>
          <w:numId w:val="84"/>
        </w:numPr>
      </w:pPr>
      <w:r>
        <w:t>Alert user of UNAPPROVED Properties with units</w:t>
      </w:r>
    </w:p>
    <w:p w14:paraId="74BABC43" w14:textId="77777777" w:rsidR="00223A84" w:rsidRDefault="00223A84" w:rsidP="00223A84">
      <w:pPr>
        <w:pStyle w:val="ListParagraph"/>
        <w:numPr>
          <w:ilvl w:val="0"/>
          <w:numId w:val="84"/>
        </w:numPr>
      </w:pPr>
      <w:r>
        <w:t>Alert user of networks that do not have units</w:t>
      </w:r>
    </w:p>
    <w:p w14:paraId="3AD53D11" w14:textId="77777777" w:rsidR="00223A84" w:rsidRPr="0051144C" w:rsidRDefault="00223A84" w:rsidP="00223A84">
      <w:pPr>
        <w:rPr>
          <w:u w:val="single"/>
        </w:rPr>
      </w:pPr>
      <w:r w:rsidRPr="0051144C">
        <w:rPr>
          <w:u w:val="single"/>
        </w:rPr>
        <w:t>On Copy</w:t>
      </w:r>
    </w:p>
    <w:p w14:paraId="21949037" w14:textId="77777777" w:rsidR="00223A84" w:rsidRDefault="00223A84" w:rsidP="00223A84">
      <w:r>
        <w:t xml:space="preserve">For each network selected, use logic from this stored procedure </w:t>
      </w:r>
    </w:p>
    <w:p w14:paraId="5B6D5C0E" w14:textId="77777777" w:rsidR="00223A84" w:rsidRPr="001B01EA" w:rsidRDefault="00223A84" w:rsidP="00223A84">
      <w:r w:rsidRPr="001B01EA">
        <w:t>exec CopyProposalToSchedByNet_SP '66651F89-A99D-4414-A019-0C42AA195B19','02CF415E-4CC9-44C6-9537-853CAB37E894','5E2E6B5D-0C88-45F2-9645-9BFB3A86BB76','Carmela Pham','376068BF-EB88-4B8C-83F2-3C39CC1CB3E3'</w:t>
      </w:r>
      <w:r>
        <w:t xml:space="preserve"> </w:t>
      </w:r>
    </w:p>
    <w:p w14:paraId="0D716945" w14:textId="77777777" w:rsidR="00223A84" w:rsidRDefault="00223A84" w:rsidP="00223A84">
      <w:pPr>
        <w:pStyle w:val="Heading4"/>
      </w:pPr>
      <w:commentRangeStart w:id="430"/>
      <w:r>
        <w:t>Remove Selected</w:t>
      </w:r>
      <w:commentRangeEnd w:id="430"/>
      <w:r>
        <w:rPr>
          <w:rStyle w:val="CommentReference"/>
          <w:rFonts w:asciiTheme="minorHAnsi" w:eastAsiaTheme="minorEastAsia" w:hAnsiTheme="minorHAnsi" w:cstheme="minorBidi"/>
          <w:caps w:val="0"/>
          <w:color w:val="auto"/>
          <w:spacing w:val="0"/>
        </w:rPr>
        <w:commentReference w:id="430"/>
      </w:r>
    </w:p>
    <w:p w14:paraId="7AD4DD11" w14:textId="77777777" w:rsidR="0051144C" w:rsidRDefault="0051144C" w:rsidP="0051144C">
      <w:r>
        <w:lastRenderedPageBreak/>
        <w:t>Display dialog listing all lines that will be removed.  Note that the lines will still be in upfront/remnant.  Only the schedule line is deleted.</w:t>
      </w:r>
    </w:p>
    <w:p w14:paraId="09A9CA98" w14:textId="7FCC7A4C" w:rsidR="0051144C" w:rsidRPr="0051144C" w:rsidRDefault="0051144C" w:rsidP="0051144C">
      <w:r>
        <w:t>Those in use by a schedule, prelog or postlog cannot be deleted.</w:t>
      </w:r>
    </w:p>
    <w:p w14:paraId="508941BB" w14:textId="61A7F800" w:rsidR="0051144C" w:rsidRPr="0051144C" w:rsidRDefault="0051144C" w:rsidP="0051144C">
      <w:r>
        <w:rPr>
          <w:noProof/>
          <w:lang w:eastAsia="en-US"/>
        </w:rPr>
        <w:drawing>
          <wp:inline distT="0" distB="0" distL="0" distR="0" wp14:anchorId="03E20E3E" wp14:editId="52971913">
            <wp:extent cx="5943600" cy="3784600"/>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84600"/>
                    </a:xfrm>
                    <a:prstGeom prst="rect">
                      <a:avLst/>
                    </a:prstGeom>
                  </pic:spPr>
                </pic:pic>
              </a:graphicData>
            </a:graphic>
          </wp:inline>
        </w:drawing>
      </w:r>
    </w:p>
    <w:p w14:paraId="7CB522DD" w14:textId="77777777" w:rsidR="00223A84" w:rsidRDefault="00223A84" w:rsidP="00223A84">
      <w:pPr>
        <w:pStyle w:val="Heading4"/>
      </w:pPr>
      <w:r>
        <w:t>Reports</w:t>
      </w:r>
    </w:p>
    <w:p w14:paraId="627CBBE1" w14:textId="702F9265" w:rsidR="0051144C" w:rsidRPr="0051144C" w:rsidRDefault="0051144C" w:rsidP="0051144C">
      <w:r>
        <w:t>Keep getting many errors.  Need to update my version.  Ask John.</w:t>
      </w:r>
    </w:p>
    <w:p w14:paraId="4C077A36" w14:textId="77777777" w:rsidR="00223A84" w:rsidRDefault="00223A84" w:rsidP="00223A84">
      <w:pPr>
        <w:pStyle w:val="Heading4"/>
      </w:pPr>
      <w:r>
        <w:t>Add Notes</w:t>
      </w:r>
    </w:p>
    <w:p w14:paraId="55E84242" w14:textId="77777777" w:rsidR="00223A84" w:rsidRDefault="00223A84" w:rsidP="00223A84">
      <w:r>
        <w:t>Copy interface from Upfront/Remnant.  This one is for Schedule/Proposal.  Only back end will be changed to reference schedule for notes that are added/edited here.</w:t>
      </w:r>
    </w:p>
    <w:p w14:paraId="4A42B33F" w14:textId="77777777" w:rsidR="00223A84" w:rsidRDefault="00223A84" w:rsidP="00223A84">
      <w:pPr>
        <w:pStyle w:val="Heading4"/>
      </w:pPr>
      <w:r>
        <w:t>Show Eff/Exp Dates</w:t>
      </w:r>
    </w:p>
    <w:p w14:paraId="7BE3467C" w14:textId="05456C2E" w:rsidR="00223A84" w:rsidRDefault="00223A84" w:rsidP="00223A84">
      <w:r w:rsidRPr="00EB2593">
        <w:t xml:space="preserve">Approved On: </w:t>
      </w:r>
      <w:r w:rsidR="00351866">
        <w:t xml:space="preserve"> </w:t>
      </w:r>
      <w:r w:rsidRPr="00EB2593">
        <w:br/>
        <w:t xml:space="preserve">Approved By: </w:t>
      </w:r>
      <w:r>
        <w:br/>
        <w:t>Promised Delivery Date:  9/30</w:t>
      </w:r>
      <w:r w:rsidRPr="00EB2593">
        <w:t>/2018</w:t>
      </w:r>
      <w:r w:rsidR="00D75682">
        <w:br/>
        <w:t xml:space="preserve">Current Status:  </w:t>
      </w:r>
    </w:p>
    <w:p w14:paraId="577BD05C" w14:textId="43F546BE" w:rsidR="00D75682" w:rsidRDefault="00D75682" w:rsidP="00223A84">
      <w:r>
        <w:t>Hide/Show Effective and Expiration Date columns</w:t>
      </w:r>
    </w:p>
    <w:p w14:paraId="5913F1A4" w14:textId="3B6791C8" w:rsidR="00223A84" w:rsidRDefault="00223A84" w:rsidP="00D75682">
      <w:pPr>
        <w:pStyle w:val="Heading4"/>
        <w:tabs>
          <w:tab w:val="left" w:pos="3849"/>
        </w:tabs>
      </w:pPr>
      <w:bookmarkStart w:id="431" w:name="_Ref525055312"/>
      <w:r w:rsidRPr="00E82112">
        <w:t>Show GI Percent Breakdown</w:t>
      </w:r>
      <w:bookmarkEnd w:id="431"/>
      <w:r w:rsidR="00D75682">
        <w:tab/>
      </w:r>
    </w:p>
    <w:p w14:paraId="1E9118CD" w14:textId="5B9C5F79" w:rsidR="00D75682" w:rsidRDefault="00D75682" w:rsidP="00D75682">
      <w:r w:rsidRPr="00EB2593">
        <w:lastRenderedPageBreak/>
        <w:t xml:space="preserve">Approved On: </w:t>
      </w:r>
      <w:r w:rsidRPr="00EB2593">
        <w:br/>
        <w:t xml:space="preserve">Approved By: </w:t>
      </w:r>
      <w:r>
        <w:br/>
        <w:t>Promised Delivery Date:  9/30</w:t>
      </w:r>
      <w:r w:rsidRPr="00EB2593">
        <w:t>/2018</w:t>
      </w:r>
      <w:ins w:id="432" w:author="C Pham" w:date="2018-08-02T21:53:00Z">
        <w:r w:rsidRPr="00EB2593">
          <w:br/>
        </w:r>
      </w:ins>
      <w:r>
        <w:br/>
        <w:t xml:space="preserve">Current Status:  </w:t>
      </w:r>
    </w:p>
    <w:p w14:paraId="0F5081D2" w14:textId="77777777" w:rsidR="00D75682" w:rsidRPr="00D75682" w:rsidRDefault="00D75682" w:rsidP="00D75682"/>
    <w:p w14:paraId="6D29FE50" w14:textId="77777777" w:rsidR="00223A84" w:rsidRDefault="00223A84" w:rsidP="00223A84">
      <w:pPr>
        <w:pStyle w:val="Heading4"/>
      </w:pPr>
      <w:bookmarkStart w:id="433" w:name="_Ref525055341"/>
      <w:r>
        <w:t>Show CA/USD Dollars and CPM</w:t>
      </w:r>
      <w:bookmarkEnd w:id="433"/>
    </w:p>
    <w:p w14:paraId="6E72CE59" w14:textId="0720C76C" w:rsidR="00351866" w:rsidRDefault="00351866" w:rsidP="00351866">
      <w:r w:rsidRPr="00EB2593">
        <w:t xml:space="preserve">Approved On: </w:t>
      </w:r>
      <w:r>
        <w:t xml:space="preserve"> </w:t>
      </w:r>
      <w:r w:rsidRPr="00EB2593">
        <w:br/>
        <w:t xml:space="preserve">Approved By: </w:t>
      </w:r>
      <w:r>
        <w:br/>
        <w:t>Promised Delivery Date:  9/30</w:t>
      </w:r>
      <w:r w:rsidRPr="00EB2593">
        <w:t>/2018</w:t>
      </w:r>
      <w:r>
        <w:br/>
        <w:t xml:space="preserve">Current Status:  </w:t>
      </w:r>
    </w:p>
    <w:p w14:paraId="0F8F2AA4" w14:textId="3EE99FDF" w:rsidR="00351866" w:rsidRPr="00351866" w:rsidRDefault="00351866" w:rsidP="00351866">
      <w:r>
        <w:t>Calculate values based on exchange rates.  This feature will only be available if proposal is not US.</w:t>
      </w:r>
    </w:p>
    <w:p w14:paraId="5353E4AC" w14:textId="460A6A51" w:rsidR="00351866" w:rsidRPr="00351866" w:rsidRDefault="00351866" w:rsidP="00351866">
      <w:r>
        <w:rPr>
          <w:noProof/>
          <w:lang w:eastAsia="en-US"/>
        </w:rPr>
        <w:drawing>
          <wp:inline distT="0" distB="0" distL="0" distR="0" wp14:anchorId="189D8257" wp14:editId="1165CF16">
            <wp:extent cx="5943600" cy="42291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2910"/>
                    </a:xfrm>
                    <a:prstGeom prst="rect">
                      <a:avLst/>
                    </a:prstGeom>
                  </pic:spPr>
                </pic:pic>
              </a:graphicData>
            </a:graphic>
          </wp:inline>
        </w:drawing>
      </w:r>
    </w:p>
    <w:p w14:paraId="7F0E25D1" w14:textId="77777777" w:rsidR="00223A84" w:rsidRDefault="00223A84" w:rsidP="00223A84">
      <w:pPr>
        <w:pStyle w:val="Heading4"/>
      </w:pPr>
      <w:r>
        <w:t>Export</w:t>
      </w:r>
    </w:p>
    <w:p w14:paraId="23A6F32C" w14:textId="4BCF4AD5" w:rsidR="00351866" w:rsidRDefault="00A364DF" w:rsidP="00351866">
      <w:r>
        <w:rPr>
          <w:noProof/>
          <w:lang w:eastAsia="en-US"/>
        </w:rPr>
        <w:lastRenderedPageBreak/>
        <w:drawing>
          <wp:inline distT="0" distB="0" distL="0" distR="0" wp14:anchorId="6A769E00" wp14:editId="639850EC">
            <wp:extent cx="4323809" cy="4923809"/>
            <wp:effectExtent l="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3809" cy="4923809"/>
                    </a:xfrm>
                    <a:prstGeom prst="rect">
                      <a:avLst/>
                    </a:prstGeom>
                  </pic:spPr>
                </pic:pic>
              </a:graphicData>
            </a:graphic>
          </wp:inline>
        </w:drawing>
      </w:r>
    </w:p>
    <w:p w14:paraId="65654F4A" w14:textId="77777777" w:rsidR="00A364DF" w:rsidRDefault="00A364DF" w:rsidP="00351866"/>
    <w:p w14:paraId="7A9FB6C0" w14:textId="26EFBE5C" w:rsidR="00A364DF" w:rsidRDefault="00A364DF" w:rsidP="00A364DF">
      <w:pPr>
        <w:pStyle w:val="Heading5"/>
      </w:pPr>
      <w:commentRangeStart w:id="434"/>
      <w:r>
        <w:t>Network</w:t>
      </w:r>
      <w:commentRangeEnd w:id="434"/>
      <w:r>
        <w:rPr>
          <w:rStyle w:val="CommentReference"/>
          <w:rFonts w:asciiTheme="minorHAnsi" w:eastAsiaTheme="minorEastAsia" w:hAnsiTheme="minorHAnsi" w:cstheme="minorBidi"/>
          <w:caps w:val="0"/>
          <w:color w:val="auto"/>
          <w:spacing w:val="0"/>
        </w:rPr>
        <w:commentReference w:id="434"/>
      </w:r>
    </w:p>
    <w:p w14:paraId="249393F6" w14:textId="77777777" w:rsidR="00A364DF" w:rsidRPr="00A364DF" w:rsidRDefault="00A364DF" w:rsidP="00351866">
      <w:pPr>
        <w:rPr>
          <w:u w:val="single"/>
        </w:rPr>
      </w:pPr>
      <w:r w:rsidRPr="00A364DF">
        <w:rPr>
          <w:u w:val="single"/>
        </w:rPr>
        <w:t>Initial State</w:t>
      </w:r>
    </w:p>
    <w:p w14:paraId="7423FC8B" w14:textId="4CA005C7" w:rsidR="00A364DF" w:rsidRDefault="00A364DF" w:rsidP="00A364DF">
      <w:pPr>
        <w:pStyle w:val="ListParagraph"/>
        <w:numPr>
          <w:ilvl w:val="0"/>
          <w:numId w:val="92"/>
        </w:numPr>
      </w:pPr>
      <w:r>
        <w:t>Display all networks in the proposal</w:t>
      </w:r>
    </w:p>
    <w:p w14:paraId="1B681889" w14:textId="038208AE" w:rsidR="00A364DF" w:rsidRDefault="00A364DF" w:rsidP="00A364DF">
      <w:pPr>
        <w:pStyle w:val="ListParagraph"/>
        <w:numPr>
          <w:ilvl w:val="0"/>
          <w:numId w:val="92"/>
        </w:numPr>
      </w:pPr>
      <w:r>
        <w:t>None Selected</w:t>
      </w:r>
    </w:p>
    <w:p w14:paraId="320A9316" w14:textId="37B432BA" w:rsidR="00A364DF" w:rsidRPr="00BD6FFE" w:rsidRDefault="00A364DF" w:rsidP="00351866">
      <w:pPr>
        <w:rPr>
          <w:u w:val="single"/>
        </w:rPr>
      </w:pPr>
      <w:r w:rsidRPr="00BD6FFE">
        <w:rPr>
          <w:u w:val="single"/>
        </w:rPr>
        <w:t>OnChangeSelection (single selection only)</w:t>
      </w:r>
    </w:p>
    <w:p w14:paraId="4A90D44E" w14:textId="28726133" w:rsidR="00A364DF" w:rsidRDefault="00A364DF" w:rsidP="00A364DF">
      <w:pPr>
        <w:pStyle w:val="ListParagraph"/>
        <w:numPr>
          <w:ilvl w:val="0"/>
          <w:numId w:val="93"/>
        </w:numPr>
      </w:pPr>
      <w:r>
        <w:t>Populate Buy Type</w:t>
      </w:r>
    </w:p>
    <w:p w14:paraId="5C32E107" w14:textId="36BE1775" w:rsidR="00A364DF" w:rsidRDefault="00A364DF" w:rsidP="00A364DF">
      <w:pPr>
        <w:pStyle w:val="Heading5"/>
      </w:pPr>
      <w:commentRangeStart w:id="435"/>
      <w:r>
        <w:t>Buy Type</w:t>
      </w:r>
      <w:commentRangeEnd w:id="435"/>
      <w:r>
        <w:rPr>
          <w:rStyle w:val="CommentReference"/>
          <w:rFonts w:asciiTheme="minorHAnsi" w:eastAsiaTheme="minorEastAsia" w:hAnsiTheme="minorHAnsi" w:cstheme="minorBidi"/>
          <w:caps w:val="0"/>
          <w:color w:val="auto"/>
          <w:spacing w:val="0"/>
        </w:rPr>
        <w:commentReference w:id="435"/>
      </w:r>
    </w:p>
    <w:p w14:paraId="01002615" w14:textId="12E8E399" w:rsidR="00A364DF" w:rsidRPr="00BD6FFE" w:rsidRDefault="00A364DF" w:rsidP="00A364DF">
      <w:pPr>
        <w:rPr>
          <w:u w:val="single"/>
        </w:rPr>
      </w:pPr>
      <w:r w:rsidRPr="00BD6FFE">
        <w:rPr>
          <w:u w:val="single"/>
        </w:rPr>
        <w:t>Initial State</w:t>
      </w:r>
    </w:p>
    <w:p w14:paraId="74D7EBA5" w14:textId="77777777" w:rsidR="00A364DF" w:rsidRDefault="00A364DF" w:rsidP="00A364DF">
      <w:pPr>
        <w:pStyle w:val="ListParagraph"/>
        <w:numPr>
          <w:ilvl w:val="0"/>
          <w:numId w:val="93"/>
        </w:numPr>
      </w:pPr>
      <w:r>
        <w:t>Display all buy types in the proposal selected and network</w:t>
      </w:r>
    </w:p>
    <w:p w14:paraId="35F4FF0A" w14:textId="01126394" w:rsidR="00A364DF" w:rsidRDefault="00A364DF" w:rsidP="00A364DF">
      <w:pPr>
        <w:pStyle w:val="ListParagraph"/>
        <w:numPr>
          <w:ilvl w:val="0"/>
          <w:numId w:val="93"/>
        </w:numPr>
      </w:pPr>
      <w:r>
        <w:t>All Selected</w:t>
      </w:r>
    </w:p>
    <w:p w14:paraId="3C2E9FA5" w14:textId="1653081E" w:rsidR="00A364DF" w:rsidRPr="00BD6FFE" w:rsidRDefault="00A364DF" w:rsidP="00A364DF">
      <w:pPr>
        <w:rPr>
          <w:u w:val="single"/>
        </w:rPr>
      </w:pPr>
      <w:r w:rsidRPr="00BD6FFE">
        <w:rPr>
          <w:u w:val="single"/>
        </w:rPr>
        <w:lastRenderedPageBreak/>
        <w:t>OnChangeSelection</w:t>
      </w:r>
    </w:p>
    <w:p w14:paraId="27201F07" w14:textId="66CB1671" w:rsidR="00A364DF" w:rsidRPr="00A364DF" w:rsidRDefault="00A364DF" w:rsidP="00A364DF">
      <w:pPr>
        <w:pStyle w:val="ListParagraph"/>
        <w:numPr>
          <w:ilvl w:val="0"/>
          <w:numId w:val="93"/>
        </w:numPr>
      </w:pPr>
      <w:r>
        <w:t>Populate Demo based on buy types checked</w:t>
      </w:r>
    </w:p>
    <w:p w14:paraId="566689B7" w14:textId="3596C583" w:rsidR="00A364DF" w:rsidRDefault="00A364DF" w:rsidP="00A364DF">
      <w:pPr>
        <w:pStyle w:val="Heading5"/>
      </w:pPr>
      <w:commentRangeStart w:id="436"/>
      <w:r>
        <w:t>Demo</w:t>
      </w:r>
      <w:commentRangeEnd w:id="436"/>
      <w:r>
        <w:rPr>
          <w:rStyle w:val="CommentReference"/>
          <w:rFonts w:asciiTheme="minorHAnsi" w:eastAsiaTheme="minorEastAsia" w:hAnsiTheme="minorHAnsi" w:cstheme="minorBidi"/>
          <w:caps w:val="0"/>
          <w:color w:val="auto"/>
          <w:spacing w:val="0"/>
        </w:rPr>
        <w:commentReference w:id="436"/>
      </w:r>
    </w:p>
    <w:p w14:paraId="0B2780AD" w14:textId="77777777" w:rsidR="00A364DF" w:rsidRPr="00A364DF" w:rsidRDefault="00A364DF" w:rsidP="00A364DF">
      <w:pPr>
        <w:rPr>
          <w:u w:val="single"/>
        </w:rPr>
      </w:pPr>
      <w:r w:rsidRPr="00A364DF">
        <w:rPr>
          <w:u w:val="single"/>
        </w:rPr>
        <w:t>Initial State</w:t>
      </w:r>
    </w:p>
    <w:p w14:paraId="17EE2D33" w14:textId="7B1FAA51" w:rsidR="00A364DF" w:rsidRDefault="00A364DF" w:rsidP="00A364DF">
      <w:pPr>
        <w:pStyle w:val="ListParagraph"/>
        <w:numPr>
          <w:ilvl w:val="0"/>
          <w:numId w:val="93"/>
        </w:numPr>
      </w:pPr>
      <w:r>
        <w:t>Display all demos in the proposal selected and buy type</w:t>
      </w:r>
    </w:p>
    <w:p w14:paraId="00298BF0" w14:textId="5E0B5DC7" w:rsidR="00BD6FFE" w:rsidRDefault="00A364DF" w:rsidP="00BD6FFE">
      <w:pPr>
        <w:pStyle w:val="ListParagraph"/>
        <w:numPr>
          <w:ilvl w:val="0"/>
          <w:numId w:val="93"/>
        </w:numPr>
      </w:pPr>
      <w:r>
        <w:t>All Selected</w:t>
      </w:r>
    </w:p>
    <w:p w14:paraId="1A6C0C20" w14:textId="02C8F12C" w:rsidR="00A364DF" w:rsidRDefault="00A364DF" w:rsidP="00A364DF">
      <w:pPr>
        <w:pStyle w:val="Heading5"/>
      </w:pPr>
      <w:r>
        <w:t>Export Button</w:t>
      </w:r>
    </w:p>
    <w:p w14:paraId="170AD63A" w14:textId="258199AE" w:rsidR="00A364DF" w:rsidRPr="00BD6FFE" w:rsidRDefault="00A364DF" w:rsidP="00A364DF">
      <w:pPr>
        <w:rPr>
          <w:u w:val="single"/>
        </w:rPr>
      </w:pPr>
      <w:r w:rsidRPr="00BD6FFE">
        <w:rPr>
          <w:u w:val="single"/>
        </w:rPr>
        <w:t>Initial State</w:t>
      </w:r>
    </w:p>
    <w:p w14:paraId="3CC3257A" w14:textId="45E4A88E" w:rsidR="00A364DF" w:rsidRDefault="00A364DF" w:rsidP="00A364DF">
      <w:pPr>
        <w:pStyle w:val="ListParagraph"/>
        <w:numPr>
          <w:ilvl w:val="0"/>
          <w:numId w:val="94"/>
        </w:numPr>
      </w:pPr>
      <w:r>
        <w:t>Disabled until Demo is selected.</w:t>
      </w:r>
    </w:p>
    <w:p w14:paraId="751981F1" w14:textId="45ABE352" w:rsidR="00BD6FFE" w:rsidRPr="00BD6FFE" w:rsidRDefault="00BD6FFE" w:rsidP="00BD6FFE">
      <w:pPr>
        <w:rPr>
          <w:u w:val="single"/>
        </w:rPr>
      </w:pPr>
      <w:r w:rsidRPr="00BD6FFE">
        <w:rPr>
          <w:u w:val="single"/>
        </w:rPr>
        <w:t>OnClick</w:t>
      </w:r>
    </w:p>
    <w:p w14:paraId="7DEE9A8C" w14:textId="5B66DDB5" w:rsidR="00BD6FFE" w:rsidRDefault="00BD6FFE" w:rsidP="00BD6FFE">
      <w:r>
        <w:t>UpfrontExpansionTracking needs to be implemented before we can export.</w:t>
      </w:r>
    </w:p>
    <w:p w14:paraId="7DB13AFD" w14:textId="77777777" w:rsidR="00BD6FFE" w:rsidRPr="00A364DF" w:rsidRDefault="00BD6FFE" w:rsidP="00BD6FFE"/>
    <w:p w14:paraId="2009070A" w14:textId="6657A4CA" w:rsidR="00223A84" w:rsidRDefault="00223A84" w:rsidP="000F35E4">
      <w:pPr>
        <w:pStyle w:val="Heading3"/>
      </w:pPr>
      <w:r>
        <w:t>View</w:t>
      </w:r>
    </w:p>
    <w:p w14:paraId="5DF4091A" w14:textId="16310EE1" w:rsidR="0065756E" w:rsidRDefault="0065756E" w:rsidP="0065756E">
      <w:r>
        <w:t>Similar to EDIT but only the following are available:</w:t>
      </w:r>
    </w:p>
    <w:p w14:paraId="0EF44BE0" w14:textId="79685DE3" w:rsidR="0065756E" w:rsidRDefault="0065756E" w:rsidP="0065756E">
      <w:pPr>
        <w:pStyle w:val="ListParagraph"/>
        <w:numPr>
          <w:ilvl w:val="0"/>
          <w:numId w:val="94"/>
        </w:numPr>
      </w:pPr>
      <w:r>
        <w:t>Notes</w:t>
      </w:r>
    </w:p>
    <w:p w14:paraId="33E6BA09" w14:textId="696AC7A6" w:rsidR="0065756E" w:rsidRDefault="0065756E" w:rsidP="0065756E">
      <w:pPr>
        <w:pStyle w:val="ListParagraph"/>
        <w:numPr>
          <w:ilvl w:val="0"/>
          <w:numId w:val="94"/>
        </w:numPr>
      </w:pPr>
      <w:r>
        <w:t>Reports</w:t>
      </w:r>
    </w:p>
    <w:p w14:paraId="357BCCC1" w14:textId="2A11E9D5" w:rsidR="0065756E" w:rsidRDefault="0065756E" w:rsidP="0065756E">
      <w:pPr>
        <w:pStyle w:val="ListParagraph"/>
        <w:numPr>
          <w:ilvl w:val="0"/>
          <w:numId w:val="94"/>
        </w:numPr>
      </w:pPr>
      <w:r>
        <w:t>Show Eff/Exp Dates</w:t>
      </w:r>
    </w:p>
    <w:p w14:paraId="407A2CB5" w14:textId="3378A862" w:rsidR="0065756E" w:rsidRDefault="0065756E" w:rsidP="0065756E">
      <w:pPr>
        <w:pStyle w:val="ListParagraph"/>
        <w:numPr>
          <w:ilvl w:val="0"/>
          <w:numId w:val="94"/>
        </w:numPr>
      </w:pPr>
      <w:r>
        <w:t>Show Percent GI Breakdown</w:t>
      </w:r>
    </w:p>
    <w:p w14:paraId="0C444E33" w14:textId="36E097BC" w:rsidR="0065756E" w:rsidRDefault="0065756E" w:rsidP="0065756E">
      <w:pPr>
        <w:pStyle w:val="ListParagraph"/>
        <w:numPr>
          <w:ilvl w:val="0"/>
          <w:numId w:val="94"/>
        </w:numPr>
      </w:pPr>
      <w:r>
        <w:t>Show CA/USD Dollars and CPM</w:t>
      </w:r>
    </w:p>
    <w:p w14:paraId="011E73F8" w14:textId="08539EE1" w:rsidR="0065756E" w:rsidRPr="0065756E" w:rsidRDefault="0065756E" w:rsidP="0065756E">
      <w:pPr>
        <w:pStyle w:val="ListParagraph"/>
        <w:numPr>
          <w:ilvl w:val="0"/>
          <w:numId w:val="94"/>
        </w:numPr>
      </w:pPr>
      <w:r>
        <w:t>Export</w:t>
      </w:r>
    </w:p>
    <w:p w14:paraId="65A42CCD" w14:textId="4CD870E3" w:rsidR="00223A84" w:rsidRDefault="00223A84" w:rsidP="000F35E4">
      <w:pPr>
        <w:pStyle w:val="Heading3"/>
      </w:pPr>
      <w:r>
        <w:t>Create</w:t>
      </w:r>
    </w:p>
    <w:p w14:paraId="13ABBA13" w14:textId="44EA158F" w:rsidR="00E74661" w:rsidRPr="00E74661" w:rsidRDefault="00246890" w:rsidP="00E74661">
      <w:r>
        <w:t>Only available if no proposal exists for the currently selected client/quarter.</w:t>
      </w:r>
    </w:p>
    <w:p w14:paraId="7337666B" w14:textId="77777777" w:rsidR="000F35E4" w:rsidRDefault="000F35E4" w:rsidP="000F35E4">
      <w:pPr>
        <w:keepNext/>
      </w:pPr>
      <w:r>
        <w:rPr>
          <w:noProof/>
          <w:lang w:eastAsia="en-US"/>
        </w:rPr>
        <w:lastRenderedPageBreak/>
        <w:drawing>
          <wp:inline distT="0" distB="0" distL="0" distR="0" wp14:anchorId="7C7766C0" wp14:editId="1F63E464">
            <wp:extent cx="5943600" cy="2791460"/>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91460"/>
                    </a:xfrm>
                    <a:prstGeom prst="rect">
                      <a:avLst/>
                    </a:prstGeom>
                  </pic:spPr>
                </pic:pic>
              </a:graphicData>
            </a:graphic>
          </wp:inline>
        </w:drawing>
      </w:r>
    </w:p>
    <w:p w14:paraId="188ED536" w14:textId="72246FFC" w:rsidR="000F35E4" w:rsidRDefault="000F35E4" w:rsidP="000F35E4">
      <w:pPr>
        <w:pStyle w:val="Caption"/>
      </w:pPr>
      <w:bookmarkStart w:id="437" w:name="_Ref524920086"/>
      <w:r>
        <w:t xml:space="preserve">Figure </w:t>
      </w:r>
      <w:fldSimple w:instr=" SEQ Figure \* ARABIC ">
        <w:r w:rsidR="00246890">
          <w:rPr>
            <w:noProof/>
          </w:rPr>
          <w:t>24</w:t>
        </w:r>
      </w:fldSimple>
      <w:r>
        <w:t>.  Create New Proposal</w:t>
      </w:r>
      <w:bookmarkEnd w:id="437"/>
    </w:p>
    <w:p w14:paraId="3E57DADD" w14:textId="1E5B21C7" w:rsidR="0015416B" w:rsidRDefault="0015416B" w:rsidP="007100DD">
      <w:pPr>
        <w:pStyle w:val="Heading4"/>
      </w:pPr>
      <w:r>
        <w:t>Client, quarter, year, type</w:t>
      </w:r>
    </w:p>
    <w:p w14:paraId="292B94AE" w14:textId="3ACE91E9" w:rsidR="0015416B" w:rsidRPr="0015416B" w:rsidRDefault="0015416B" w:rsidP="0015416B">
      <w:r>
        <w:t>Loaded from Network Quarter currently loaded</w:t>
      </w:r>
    </w:p>
    <w:p w14:paraId="6EC1FFD3" w14:textId="25895A3E" w:rsidR="0015416B" w:rsidRDefault="0015416B" w:rsidP="004E77A2">
      <w:pPr>
        <w:pStyle w:val="Heading4"/>
      </w:pPr>
      <w:r>
        <w:t>Demo</w:t>
      </w:r>
    </w:p>
    <w:p w14:paraId="0177A662" w14:textId="68905EB1" w:rsidR="00A41B8E" w:rsidRPr="00A41B8E" w:rsidRDefault="00A41B8E" w:rsidP="00A41B8E">
      <w:r>
        <w:t>Loaded from all rates used in upfronts and remnants for the currently loaded Network/Quarter.</w:t>
      </w:r>
    </w:p>
    <w:p w14:paraId="3E322A30" w14:textId="2157B818" w:rsidR="0015416B" w:rsidRPr="00A41B8E" w:rsidRDefault="0015416B" w:rsidP="004E77A2">
      <w:pPr>
        <w:pStyle w:val="Heading4"/>
      </w:pPr>
      <w:commentRangeStart w:id="438"/>
      <w:r w:rsidRPr="00A41B8E">
        <w:t>Network</w:t>
      </w:r>
      <w:commentRangeEnd w:id="438"/>
      <w:r w:rsidR="00A41B8E" w:rsidRPr="00A41B8E">
        <w:rPr>
          <w:rStyle w:val="CommentReference"/>
        </w:rPr>
        <w:commentReference w:id="438"/>
      </w:r>
    </w:p>
    <w:p w14:paraId="058D9581" w14:textId="3A3F2827" w:rsidR="00A41B8E" w:rsidRPr="00A41B8E" w:rsidRDefault="00A41B8E" w:rsidP="000F35E4">
      <w:r>
        <w:t>Loaded based on all rates used in upfronts and remnants given the currently loaded Quarter, country, client and demo</w:t>
      </w:r>
    </w:p>
    <w:p w14:paraId="3D3E33B5" w14:textId="7295817F" w:rsidR="0015416B" w:rsidRDefault="0015416B" w:rsidP="00A41B8E">
      <w:pPr>
        <w:pStyle w:val="Heading4"/>
      </w:pPr>
      <w:r>
        <w:t>Next</w:t>
      </w:r>
    </w:p>
    <w:p w14:paraId="2098775B" w14:textId="4B9A76F4" w:rsidR="003713E0" w:rsidRPr="003713E0" w:rsidRDefault="003713E0" w:rsidP="003713E0">
      <w:r>
        <w:t>Go to “Step 2” of wizard</w:t>
      </w:r>
      <w:r w:rsidR="007100DD">
        <w:t xml:space="preserve"> on </w:t>
      </w:r>
      <w:fldSimple w:instr=" REF _Ref524920601 ">
        <w:r w:rsidR="007100DD">
          <w:t xml:space="preserve">Figure </w:t>
        </w:r>
        <w:r w:rsidR="007100DD">
          <w:rPr>
            <w:noProof/>
          </w:rPr>
          <w:t>25</w:t>
        </w:r>
        <w:r w:rsidR="007100DD">
          <w:t>.  Create New Proposal (Page 2)</w:t>
        </w:r>
      </w:fldSimple>
    </w:p>
    <w:p w14:paraId="16526911" w14:textId="4BEE1EFA" w:rsidR="0015416B" w:rsidRDefault="0015416B" w:rsidP="00A41B8E">
      <w:pPr>
        <w:pStyle w:val="Heading4"/>
      </w:pPr>
      <w:r>
        <w:t>Back</w:t>
      </w:r>
    </w:p>
    <w:p w14:paraId="52F39839" w14:textId="3010A610" w:rsidR="00A41B8E" w:rsidRPr="00A41B8E" w:rsidRDefault="00A41B8E" w:rsidP="00A41B8E">
      <w:r>
        <w:t xml:space="preserve">In the current Excel Schedule tool, </w:t>
      </w:r>
      <w:r w:rsidR="003713E0">
        <w:t xml:space="preserve">this button does nothing and comes up with error.  Since there is no page before the </w:t>
      </w:r>
      <w:r w:rsidR="003713E0" w:rsidRPr="003713E0">
        <w:rPr>
          <w:u w:val="single"/>
        </w:rPr>
        <w:fldChar w:fldCharType="begin"/>
      </w:r>
      <w:r w:rsidR="003713E0" w:rsidRPr="003713E0">
        <w:rPr>
          <w:u w:val="single"/>
        </w:rPr>
        <w:instrText xml:space="preserve"> REF _Ref524920086 </w:instrText>
      </w:r>
      <w:r w:rsidR="003713E0">
        <w:rPr>
          <w:u w:val="single"/>
        </w:rPr>
        <w:instrText xml:space="preserve"> \* MERGEFORMAT </w:instrText>
      </w:r>
      <w:r w:rsidR="003713E0" w:rsidRPr="003713E0">
        <w:rPr>
          <w:u w:val="single"/>
        </w:rPr>
        <w:fldChar w:fldCharType="separate"/>
      </w:r>
      <w:r w:rsidR="003713E0" w:rsidRPr="003713E0">
        <w:rPr>
          <w:u w:val="single"/>
        </w:rPr>
        <w:t xml:space="preserve">Figure </w:t>
      </w:r>
      <w:r w:rsidR="003713E0" w:rsidRPr="003713E0">
        <w:rPr>
          <w:noProof/>
          <w:u w:val="single"/>
        </w:rPr>
        <w:t>24</w:t>
      </w:r>
      <w:r w:rsidR="003713E0" w:rsidRPr="003713E0">
        <w:rPr>
          <w:u w:val="single"/>
        </w:rPr>
        <w:t>.  Create New Proposal</w:t>
      </w:r>
      <w:r w:rsidR="003713E0" w:rsidRPr="003713E0">
        <w:rPr>
          <w:u w:val="single"/>
        </w:rPr>
        <w:fldChar w:fldCharType="end"/>
      </w:r>
      <w:r w:rsidR="003713E0">
        <w:t xml:space="preserve"> window, we will remove this button on the first page.</w:t>
      </w:r>
    </w:p>
    <w:p w14:paraId="6C95DA8C" w14:textId="092728E0" w:rsidR="0015416B" w:rsidRDefault="0015416B" w:rsidP="00A41B8E">
      <w:pPr>
        <w:pStyle w:val="Heading4"/>
      </w:pPr>
      <w:r>
        <w:t>Cancel</w:t>
      </w:r>
    </w:p>
    <w:p w14:paraId="0E68CA98" w14:textId="2D111E27" w:rsidR="00A41B8E" w:rsidRDefault="00A41B8E" w:rsidP="000F35E4">
      <w:r>
        <w:t>Closes the “Create Proposal” window</w:t>
      </w:r>
    </w:p>
    <w:p w14:paraId="4F6449AE" w14:textId="77777777" w:rsidR="003713E0" w:rsidRDefault="003713E0" w:rsidP="000F35E4"/>
    <w:p w14:paraId="0B6D463A" w14:textId="77777777" w:rsidR="003713E0" w:rsidRDefault="003713E0" w:rsidP="003713E0">
      <w:pPr>
        <w:keepNext/>
      </w:pPr>
      <w:r>
        <w:rPr>
          <w:noProof/>
          <w:lang w:eastAsia="en-US"/>
        </w:rPr>
        <w:lastRenderedPageBreak/>
        <w:drawing>
          <wp:inline distT="0" distB="0" distL="0" distR="0" wp14:anchorId="40E08B15" wp14:editId="2663BDCE">
            <wp:extent cx="5943600" cy="3210560"/>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10560"/>
                    </a:xfrm>
                    <a:prstGeom prst="rect">
                      <a:avLst/>
                    </a:prstGeom>
                  </pic:spPr>
                </pic:pic>
              </a:graphicData>
            </a:graphic>
          </wp:inline>
        </w:drawing>
      </w:r>
    </w:p>
    <w:p w14:paraId="556B7100" w14:textId="2C307EA6" w:rsidR="003713E0" w:rsidRDefault="003713E0" w:rsidP="003713E0">
      <w:pPr>
        <w:pStyle w:val="Caption"/>
      </w:pPr>
      <w:bookmarkStart w:id="439" w:name="_Ref524920601"/>
      <w:r>
        <w:t xml:space="preserve">Figure </w:t>
      </w:r>
      <w:fldSimple w:instr=" SEQ Figure \* ARABIC ">
        <w:r w:rsidR="00246890">
          <w:rPr>
            <w:noProof/>
          </w:rPr>
          <w:t>25</w:t>
        </w:r>
      </w:fldSimple>
      <w:r>
        <w:t>.  Create New Proposal (Page 2)</w:t>
      </w:r>
      <w:bookmarkEnd w:id="439"/>
    </w:p>
    <w:p w14:paraId="72329250" w14:textId="027CE973" w:rsidR="007100DD" w:rsidRDefault="00022120" w:rsidP="00E310BA">
      <w:pPr>
        <w:pStyle w:val="Heading4"/>
      </w:pPr>
      <w:r>
        <w:t>Client</w:t>
      </w:r>
      <w:r w:rsidR="007100DD">
        <w:t>, Year, Type, Year Type, Demo</w:t>
      </w:r>
    </w:p>
    <w:p w14:paraId="0D14A3D7" w14:textId="47261129" w:rsidR="00022120" w:rsidRPr="00022120" w:rsidRDefault="00022120" w:rsidP="00022120">
      <w:r>
        <w:t>Load based on currently opened proposal info</w:t>
      </w:r>
    </w:p>
    <w:p w14:paraId="24DDBCC7" w14:textId="38190C5F" w:rsidR="007100DD" w:rsidRDefault="007100DD" w:rsidP="00E310BA">
      <w:pPr>
        <w:pStyle w:val="Heading4"/>
      </w:pPr>
      <w:commentRangeStart w:id="440"/>
      <w:r>
        <w:t>Networks</w:t>
      </w:r>
      <w:commentRangeEnd w:id="440"/>
      <w:r w:rsidR="00E310BA">
        <w:rPr>
          <w:rStyle w:val="CommentReference"/>
          <w:rFonts w:asciiTheme="minorHAnsi" w:eastAsiaTheme="minorEastAsia" w:hAnsiTheme="minorHAnsi" w:cstheme="minorBidi"/>
          <w:caps w:val="0"/>
          <w:color w:val="auto"/>
          <w:spacing w:val="0"/>
        </w:rPr>
        <w:commentReference w:id="440"/>
      </w:r>
    </w:p>
    <w:p w14:paraId="4AE7EFA9" w14:textId="77777777" w:rsidR="00022120" w:rsidRPr="00A41B8E" w:rsidRDefault="00022120" w:rsidP="00022120">
      <w:r>
        <w:t>Loaded based on all rates used in upfronts and remnants given the currently loaded Quarter, country, client and demo</w:t>
      </w:r>
    </w:p>
    <w:p w14:paraId="699FF223" w14:textId="6BC042EF" w:rsidR="007100DD" w:rsidRDefault="007100DD" w:rsidP="00022120">
      <w:pPr>
        <w:pStyle w:val="Heading4"/>
      </w:pPr>
      <w:commentRangeStart w:id="441"/>
      <w:r>
        <w:t>Properties</w:t>
      </w:r>
      <w:commentRangeEnd w:id="441"/>
      <w:r w:rsidR="00022120">
        <w:rPr>
          <w:rStyle w:val="CommentReference"/>
          <w:rFonts w:asciiTheme="minorHAnsi" w:eastAsiaTheme="minorEastAsia" w:hAnsiTheme="minorHAnsi" w:cstheme="minorBidi"/>
          <w:caps w:val="0"/>
          <w:color w:val="auto"/>
          <w:spacing w:val="0"/>
        </w:rPr>
        <w:commentReference w:id="441"/>
      </w:r>
    </w:p>
    <w:p w14:paraId="14DDCF04" w14:textId="0FB65983" w:rsidR="003713E0" w:rsidRDefault="00022120" w:rsidP="000F35E4">
      <w:r>
        <w:t>Load all properties based on selected networks</w:t>
      </w:r>
    </w:p>
    <w:p w14:paraId="6194B228" w14:textId="2ACCBB79" w:rsidR="00022120" w:rsidRDefault="00022120" w:rsidP="00022120">
      <w:pPr>
        <w:pStyle w:val="Heading4"/>
      </w:pPr>
      <w:r>
        <w:t>Next</w:t>
      </w:r>
    </w:p>
    <w:p w14:paraId="01F142AA" w14:textId="26961F89" w:rsidR="00D75682" w:rsidRPr="00D75682" w:rsidRDefault="00D75682" w:rsidP="00D75682">
      <w:r>
        <w:t>Go to confirmation page (</w:t>
      </w:r>
      <w:fldSimple w:instr=" REF _Ref524942670 ">
        <w:r>
          <w:t xml:space="preserve">Figure </w:t>
        </w:r>
        <w:r>
          <w:rPr>
            <w:noProof/>
          </w:rPr>
          <w:t>26</w:t>
        </w:r>
        <w:r>
          <w:t>.  Create New Proposal – Confirm</w:t>
        </w:r>
      </w:fldSimple>
      <w:r>
        <w:t>)</w:t>
      </w:r>
    </w:p>
    <w:p w14:paraId="5DE4BA52" w14:textId="543A48C1" w:rsidR="00022120" w:rsidRDefault="00022120" w:rsidP="00022120">
      <w:pPr>
        <w:pStyle w:val="Heading4"/>
      </w:pPr>
      <w:r>
        <w:t>Back</w:t>
      </w:r>
    </w:p>
    <w:p w14:paraId="33C9E690" w14:textId="060D5E58" w:rsidR="00022120" w:rsidRDefault="00022120" w:rsidP="000F35E4">
      <w:r>
        <w:t>Close current window so that topmost window is Page 1 (</w:t>
      </w:r>
      <w:fldSimple w:instr=" REF _Ref524920086 ">
        <w:r>
          <w:t xml:space="preserve">Figure </w:t>
        </w:r>
        <w:r>
          <w:rPr>
            <w:noProof/>
          </w:rPr>
          <w:t>24</w:t>
        </w:r>
        <w:r>
          <w:t>.  Create New Proposal</w:t>
        </w:r>
      </w:fldSimple>
      <w:r>
        <w:t>)</w:t>
      </w:r>
    </w:p>
    <w:p w14:paraId="0B40E914" w14:textId="5B05FF8F" w:rsidR="00022120" w:rsidRDefault="00022120" w:rsidP="00022120">
      <w:pPr>
        <w:pStyle w:val="Heading4"/>
      </w:pPr>
      <w:r>
        <w:t>Cancel</w:t>
      </w:r>
    </w:p>
    <w:p w14:paraId="1029FCED" w14:textId="525F79A1" w:rsidR="00022120" w:rsidRDefault="00022120" w:rsidP="00022120">
      <w:r>
        <w:t>Close all windows for the “Create Proposal” wizard.</w:t>
      </w:r>
    </w:p>
    <w:p w14:paraId="31155EA8" w14:textId="77777777" w:rsidR="00022120" w:rsidRDefault="00022120" w:rsidP="00022120">
      <w:pPr>
        <w:keepNext/>
      </w:pPr>
      <w:r>
        <w:rPr>
          <w:noProof/>
          <w:lang w:eastAsia="en-US"/>
        </w:rPr>
        <w:lastRenderedPageBreak/>
        <w:drawing>
          <wp:inline distT="0" distB="0" distL="0" distR="0" wp14:anchorId="12EA403C" wp14:editId="3FAEF3AC">
            <wp:extent cx="5600000" cy="2904762"/>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0000" cy="2904762"/>
                    </a:xfrm>
                    <a:prstGeom prst="rect">
                      <a:avLst/>
                    </a:prstGeom>
                  </pic:spPr>
                </pic:pic>
              </a:graphicData>
            </a:graphic>
          </wp:inline>
        </w:drawing>
      </w:r>
    </w:p>
    <w:p w14:paraId="208391E2" w14:textId="75ADAB17" w:rsidR="00022120" w:rsidRDefault="00022120" w:rsidP="00022120">
      <w:pPr>
        <w:pStyle w:val="Caption"/>
      </w:pPr>
      <w:bookmarkStart w:id="442" w:name="_Ref524942670"/>
      <w:r>
        <w:t xml:space="preserve">Figure </w:t>
      </w:r>
      <w:fldSimple w:instr=" SEQ Figure \* ARABIC ">
        <w:r w:rsidR="00246890">
          <w:rPr>
            <w:noProof/>
          </w:rPr>
          <w:t>26</w:t>
        </w:r>
      </w:fldSimple>
      <w:r>
        <w:t>.  Create New Proposal – Confirm</w:t>
      </w:r>
      <w:bookmarkEnd w:id="442"/>
    </w:p>
    <w:p w14:paraId="698DB651" w14:textId="7C83A616" w:rsidR="00022120" w:rsidRDefault="00022120" w:rsidP="00E74661">
      <w:pPr>
        <w:pStyle w:val="Heading4"/>
      </w:pPr>
      <w:r>
        <w:t>Client, Year, Quarter, Demo</w:t>
      </w:r>
    </w:p>
    <w:p w14:paraId="182663C0" w14:textId="6CC63E44" w:rsidR="00E74661" w:rsidRPr="00E74661" w:rsidRDefault="00E74661" w:rsidP="00E74661">
      <w:r>
        <w:t>Populate based on user selections on previous page.</w:t>
      </w:r>
    </w:p>
    <w:p w14:paraId="13C15FC4" w14:textId="27B51E9F" w:rsidR="00022120" w:rsidRDefault="00022120" w:rsidP="00E74661">
      <w:pPr>
        <w:pStyle w:val="Heading4"/>
      </w:pPr>
      <w:r>
        <w:t>Name</w:t>
      </w:r>
    </w:p>
    <w:p w14:paraId="6187898F" w14:textId="3D84510E" w:rsidR="00022120" w:rsidRDefault="00022120" w:rsidP="00022120">
      <w:r>
        <w:t xml:space="preserve">Prepopulate with </w:t>
      </w:r>
      <w:r w:rsidR="00E74661">
        <w:t>[Client Name]_[QTR]_P_n</w:t>
      </w:r>
    </w:p>
    <w:p w14:paraId="0C4FA1EE" w14:textId="68449F36" w:rsidR="00E74661" w:rsidRDefault="00E74661" w:rsidP="00E74661">
      <w:pPr>
        <w:pStyle w:val="Heading4"/>
      </w:pPr>
      <w:r>
        <w:t>CREATE</w:t>
      </w:r>
      <w:r w:rsidR="00D75682">
        <w:t xml:space="preserve"> button</w:t>
      </w:r>
    </w:p>
    <w:p w14:paraId="4184A028" w14:textId="77777777" w:rsidR="00E74661" w:rsidRDefault="00E74661" w:rsidP="00E74661">
      <w:pPr>
        <w:pStyle w:val="ListParagraph"/>
        <w:numPr>
          <w:ilvl w:val="0"/>
          <w:numId w:val="89"/>
        </w:numPr>
      </w:pPr>
      <w:commentRangeStart w:id="443"/>
      <w:r>
        <w:t>Create new proposal in the SCHEDULE table</w:t>
      </w:r>
      <w:commentRangeEnd w:id="443"/>
      <w:r>
        <w:rPr>
          <w:rStyle w:val="CommentReference"/>
        </w:rPr>
        <w:commentReference w:id="443"/>
      </w:r>
    </w:p>
    <w:p w14:paraId="3392E93A" w14:textId="6F101829" w:rsidR="00E74661" w:rsidRPr="00E74661" w:rsidRDefault="00E74661" w:rsidP="00E74661">
      <w:pPr>
        <w:pStyle w:val="ListParagraph"/>
        <w:numPr>
          <w:ilvl w:val="0"/>
          <w:numId w:val="89"/>
        </w:numPr>
      </w:pPr>
      <w:commentRangeStart w:id="444"/>
      <w:r>
        <w:t xml:space="preserve">Create a </w:t>
      </w:r>
      <w:r w:rsidR="00D75682">
        <w:t xml:space="preserve">proposal </w:t>
      </w:r>
      <w:r>
        <w:t xml:space="preserve">line in schedule table for each </w:t>
      </w:r>
      <w:r w:rsidR="00D75682">
        <w:t>property</w:t>
      </w:r>
      <w:r>
        <w:t xml:space="preserve"> selected.</w:t>
      </w:r>
      <w:commentRangeEnd w:id="444"/>
      <w:r>
        <w:rPr>
          <w:rStyle w:val="CommentReference"/>
        </w:rPr>
        <w:commentReference w:id="444"/>
      </w:r>
    </w:p>
    <w:p w14:paraId="3C8B7F84" w14:textId="2B9CCFA8" w:rsidR="00E74661" w:rsidRDefault="00E74661" w:rsidP="00E74661">
      <w:pPr>
        <w:pStyle w:val="Heading4"/>
      </w:pPr>
      <w:r>
        <w:t>GO BACK</w:t>
      </w:r>
      <w:r w:rsidR="00D75682">
        <w:t xml:space="preserve"> button</w:t>
      </w:r>
    </w:p>
    <w:p w14:paraId="52AF0F0E" w14:textId="20E1804D" w:rsidR="00E74661" w:rsidRPr="00E74661" w:rsidRDefault="00E74661" w:rsidP="00E74661">
      <w:r>
        <w:t>Close current window in the wizard</w:t>
      </w:r>
    </w:p>
    <w:p w14:paraId="4EA7BF3F" w14:textId="39D72F3B" w:rsidR="00E74661" w:rsidRDefault="00E74661" w:rsidP="00E74661">
      <w:pPr>
        <w:pStyle w:val="Heading4"/>
      </w:pPr>
      <w:r>
        <w:t>CANCEL</w:t>
      </w:r>
      <w:r w:rsidR="00D75682">
        <w:t xml:space="preserve"> button</w:t>
      </w:r>
    </w:p>
    <w:p w14:paraId="0A57FDFC" w14:textId="6CB7651E" w:rsidR="00E74661" w:rsidRPr="00E74661" w:rsidRDefault="00E74661" w:rsidP="00E74661">
      <w:r>
        <w:t>Close all windows in the wizard</w:t>
      </w:r>
    </w:p>
    <w:p w14:paraId="4B59BDF0" w14:textId="1E8E10B6" w:rsidR="00223A84" w:rsidRDefault="00223A84" w:rsidP="000F35E4">
      <w:pPr>
        <w:pStyle w:val="Heading3"/>
      </w:pPr>
      <w:r>
        <w:t>Delete</w:t>
      </w:r>
    </w:p>
    <w:p w14:paraId="6349DAA0" w14:textId="23551780" w:rsidR="00246890" w:rsidRPr="00246890" w:rsidRDefault="00246890" w:rsidP="00246890">
      <w:r>
        <w:t>Only available if the client/quarter open has an unlocked proposal.</w:t>
      </w:r>
    </w:p>
    <w:p w14:paraId="266F7FFF" w14:textId="39E21C65" w:rsidR="00223A84" w:rsidRDefault="00223A84" w:rsidP="000F35E4">
      <w:pPr>
        <w:pStyle w:val="Heading3"/>
      </w:pPr>
      <w:r>
        <w:t>Copy to New Proposal</w:t>
      </w:r>
    </w:p>
    <w:p w14:paraId="752E4C8B" w14:textId="77777777" w:rsidR="00246890" w:rsidRDefault="00246890" w:rsidP="00246890">
      <w:pPr>
        <w:keepNext/>
      </w:pPr>
      <w:r>
        <w:rPr>
          <w:noProof/>
          <w:lang w:eastAsia="en-US"/>
        </w:rPr>
        <w:lastRenderedPageBreak/>
        <w:drawing>
          <wp:inline distT="0" distB="0" distL="0" distR="0" wp14:anchorId="3690922B" wp14:editId="36BEA09A">
            <wp:extent cx="5943600" cy="366966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69665"/>
                    </a:xfrm>
                    <a:prstGeom prst="rect">
                      <a:avLst/>
                    </a:prstGeom>
                  </pic:spPr>
                </pic:pic>
              </a:graphicData>
            </a:graphic>
          </wp:inline>
        </w:drawing>
      </w:r>
    </w:p>
    <w:p w14:paraId="12734825" w14:textId="79BC85A4" w:rsidR="00246890" w:rsidRDefault="00246890" w:rsidP="00246890">
      <w:pPr>
        <w:pStyle w:val="Caption"/>
      </w:pPr>
      <w:r>
        <w:t xml:space="preserve">Figure </w:t>
      </w:r>
      <w:fldSimple w:instr=" SEQ Figure \* ARABIC ">
        <w:r>
          <w:rPr>
            <w:noProof/>
          </w:rPr>
          <w:t>27</w:t>
        </w:r>
      </w:fldSimple>
      <w:r>
        <w:t>.  Copy To New Proposal</w:t>
      </w:r>
    </w:p>
    <w:p w14:paraId="594E5E2F" w14:textId="77777777" w:rsidR="00246890" w:rsidRDefault="00246890" w:rsidP="00246890">
      <w:pPr>
        <w:pStyle w:val="Heading4"/>
      </w:pPr>
      <w:r>
        <w:t>Plan</w:t>
      </w:r>
    </w:p>
    <w:p w14:paraId="638B0E6B" w14:textId="30F908F5" w:rsidR="00B90C9A" w:rsidRPr="00B90C9A" w:rsidRDefault="00B90C9A" w:rsidP="00B90C9A">
      <w:r>
        <w:t>Plan year of the currently opened proposal.</w:t>
      </w:r>
    </w:p>
    <w:p w14:paraId="01AE0A75" w14:textId="77777777" w:rsidR="00246890" w:rsidRDefault="00246890" w:rsidP="00246890">
      <w:pPr>
        <w:pStyle w:val="Heading4"/>
      </w:pPr>
      <w:r>
        <w:t xml:space="preserve">Demo </w:t>
      </w:r>
    </w:p>
    <w:p w14:paraId="06213040" w14:textId="4244C6CA" w:rsidR="00B90C9A" w:rsidRPr="00B90C9A" w:rsidRDefault="00B90C9A" w:rsidP="00B90C9A">
      <w:r>
        <w:t>Load demos based on quarter open</w:t>
      </w:r>
    </w:p>
    <w:p w14:paraId="7AE76E45" w14:textId="0CD3E002" w:rsidR="00246890" w:rsidRDefault="00246890" w:rsidP="00246890">
      <w:pPr>
        <w:pStyle w:val="Heading4"/>
      </w:pPr>
      <w:r>
        <w:t>Client</w:t>
      </w:r>
    </w:p>
    <w:p w14:paraId="065D69DA" w14:textId="48B29594" w:rsidR="00B90C9A" w:rsidRPr="00B90C9A" w:rsidRDefault="00B90C9A" w:rsidP="00B90C9A">
      <w:r>
        <w:t>Display name of currently open client</w:t>
      </w:r>
    </w:p>
    <w:p w14:paraId="3745545E" w14:textId="321C3B43" w:rsidR="00246890" w:rsidRDefault="00246890" w:rsidP="00246890">
      <w:pPr>
        <w:pStyle w:val="Heading4"/>
      </w:pPr>
      <w:r>
        <w:t>Quarter</w:t>
      </w:r>
    </w:p>
    <w:p w14:paraId="25E7B5AA" w14:textId="453110C7" w:rsidR="00B90C9A" w:rsidRPr="00B90C9A" w:rsidRDefault="00B90C9A" w:rsidP="00B90C9A">
      <w:r>
        <w:t>Display name of currently open quarter</w:t>
      </w:r>
    </w:p>
    <w:p w14:paraId="79C267FD" w14:textId="60D54AFE" w:rsidR="00246890" w:rsidRDefault="00246890" w:rsidP="00246890">
      <w:pPr>
        <w:pStyle w:val="Heading4"/>
      </w:pPr>
      <w:r>
        <w:t>Name</w:t>
      </w:r>
    </w:p>
    <w:p w14:paraId="1F4E0A4E" w14:textId="682D1E13" w:rsidR="00B90C9A" w:rsidRPr="00B90C9A" w:rsidRDefault="00B90C9A" w:rsidP="00B90C9A">
      <w:r>
        <w:t>Prepopulate with [Client]</w:t>
      </w:r>
      <w:r w:rsidRPr="00B90C9A">
        <w:t>_</w:t>
      </w:r>
      <w:r>
        <w:t>[Quarter]</w:t>
      </w:r>
      <w:r w:rsidRPr="00B90C9A">
        <w:t>_P_0_002</w:t>
      </w:r>
      <w:r>
        <w:t>[Create New Unique Id].  This field is editable by users.</w:t>
      </w:r>
    </w:p>
    <w:p w14:paraId="0DADD51C" w14:textId="240727A1" w:rsidR="00246890" w:rsidRDefault="00246890" w:rsidP="00246890">
      <w:pPr>
        <w:pStyle w:val="Heading4"/>
      </w:pPr>
      <w:commentRangeStart w:id="445"/>
      <w:r>
        <w:t>network</w:t>
      </w:r>
      <w:commentRangeEnd w:id="445"/>
      <w:r>
        <w:rPr>
          <w:rStyle w:val="CommentReference"/>
          <w:rFonts w:asciiTheme="minorHAnsi" w:eastAsiaTheme="minorEastAsia" w:hAnsiTheme="minorHAnsi" w:cstheme="minorBidi"/>
          <w:caps w:val="0"/>
          <w:color w:val="auto"/>
          <w:spacing w:val="0"/>
        </w:rPr>
        <w:commentReference w:id="445"/>
      </w:r>
    </w:p>
    <w:p w14:paraId="04FE1F65" w14:textId="6EBD85CC" w:rsidR="00246890" w:rsidRDefault="00246890" w:rsidP="00246890">
      <w:r>
        <w:t>Load all networks in the currently opened proposal and quarter.</w:t>
      </w:r>
    </w:p>
    <w:p w14:paraId="5CD97F23" w14:textId="4A25C056" w:rsidR="00B90C9A" w:rsidRDefault="00B90C9A" w:rsidP="00572949">
      <w:pPr>
        <w:pStyle w:val="Heading4"/>
      </w:pPr>
      <w:r>
        <w:t>Create Proposal</w:t>
      </w:r>
      <w:r w:rsidR="00572949">
        <w:t xml:space="preserve"> button</w:t>
      </w:r>
    </w:p>
    <w:p w14:paraId="39FAFB70" w14:textId="77777777" w:rsidR="00B90C9A" w:rsidRDefault="00B90C9A" w:rsidP="00B90C9A">
      <w:pPr>
        <w:pStyle w:val="ListParagraph"/>
        <w:numPr>
          <w:ilvl w:val="0"/>
          <w:numId w:val="90"/>
        </w:numPr>
      </w:pPr>
      <w:commentRangeStart w:id="446"/>
      <w:r>
        <w:lastRenderedPageBreak/>
        <w:t>Find a new unique ID from proposals with the same parent.</w:t>
      </w:r>
      <w:commentRangeEnd w:id="446"/>
      <w:r w:rsidR="00572949">
        <w:rPr>
          <w:rStyle w:val="CommentReference"/>
        </w:rPr>
        <w:commentReference w:id="446"/>
      </w:r>
    </w:p>
    <w:p w14:paraId="18D897B5" w14:textId="77777777" w:rsidR="00B90C9A" w:rsidRDefault="00B90C9A" w:rsidP="00B90C9A">
      <w:pPr>
        <w:pStyle w:val="ListParagraph"/>
        <w:numPr>
          <w:ilvl w:val="0"/>
          <w:numId w:val="90"/>
        </w:numPr>
      </w:pPr>
      <w:commentRangeStart w:id="447"/>
      <w:r w:rsidRPr="00B90C9A">
        <w:t>For each Existing Proposal which has the same Parent SchedID, check to see if any one of the Networks in the Existing Proposals match any one of the Networks in the New Proposal</w:t>
      </w:r>
      <w:commentRangeEnd w:id="447"/>
      <w:r w:rsidR="00572949">
        <w:rPr>
          <w:rStyle w:val="CommentReference"/>
        </w:rPr>
        <w:commentReference w:id="447"/>
      </w:r>
    </w:p>
    <w:p w14:paraId="734F2BC7" w14:textId="5F6B62AF" w:rsidR="00B90C9A" w:rsidRDefault="00B90C9A" w:rsidP="00B90C9A">
      <w:pPr>
        <w:pStyle w:val="ListParagraph"/>
        <w:numPr>
          <w:ilvl w:val="0"/>
          <w:numId w:val="90"/>
        </w:numPr>
      </w:pPr>
      <w:r>
        <w:t>D</w:t>
      </w:r>
      <w:r w:rsidRPr="00B90C9A">
        <w:t>isplay Proposals with Overlapping Networks to the User</w:t>
      </w:r>
    </w:p>
    <w:p w14:paraId="69DFE90C" w14:textId="77777777" w:rsidR="00B90C9A" w:rsidRDefault="00B90C9A" w:rsidP="00B90C9A">
      <w:pPr>
        <w:pStyle w:val="ListParagraph"/>
        <w:numPr>
          <w:ilvl w:val="0"/>
          <w:numId w:val="90"/>
        </w:numPr>
      </w:pPr>
      <w:commentRangeStart w:id="448"/>
      <w:r w:rsidRPr="00B90C9A">
        <w:t>Copy the base Schedule from SCHED_T to create a new Working Proposal</w:t>
      </w:r>
      <w:commentRangeEnd w:id="448"/>
      <w:r w:rsidR="00572949">
        <w:rPr>
          <w:rStyle w:val="CommentReference"/>
        </w:rPr>
        <w:commentReference w:id="448"/>
      </w:r>
    </w:p>
    <w:p w14:paraId="034FDFD7" w14:textId="77777777" w:rsidR="00B90C9A" w:rsidRDefault="00B90C9A" w:rsidP="00B90C9A">
      <w:pPr>
        <w:pStyle w:val="ListParagraph"/>
        <w:numPr>
          <w:ilvl w:val="0"/>
          <w:numId w:val="90"/>
        </w:numPr>
      </w:pPr>
      <w:commentRangeStart w:id="449"/>
      <w:r w:rsidRPr="00B90C9A">
        <w:t>Add selected Networks and Spots to newly created Working Proposal</w:t>
      </w:r>
      <w:commentRangeEnd w:id="449"/>
      <w:r w:rsidR="00572949">
        <w:rPr>
          <w:rStyle w:val="CommentReference"/>
        </w:rPr>
        <w:commentReference w:id="449"/>
      </w:r>
    </w:p>
    <w:p w14:paraId="4B23DD00" w14:textId="61DC1015" w:rsidR="00223A84" w:rsidRDefault="00223A84" w:rsidP="000F35E4">
      <w:pPr>
        <w:pStyle w:val="Heading3"/>
      </w:pPr>
      <w:commentRangeStart w:id="450"/>
      <w:r>
        <w:t>Display List of all Proposals</w:t>
      </w:r>
      <w:commentRangeEnd w:id="450"/>
      <w:r w:rsidR="00572949">
        <w:rPr>
          <w:rStyle w:val="CommentReference"/>
          <w:rFonts w:asciiTheme="minorHAnsi" w:eastAsiaTheme="minorEastAsia" w:hAnsiTheme="minorHAnsi" w:cstheme="minorBidi"/>
          <w:caps w:val="0"/>
          <w:color w:val="auto"/>
          <w:spacing w:val="0"/>
        </w:rPr>
        <w:commentReference w:id="450"/>
      </w:r>
    </w:p>
    <w:p w14:paraId="25507152" w14:textId="1A18149C" w:rsidR="00572949" w:rsidRPr="00572949" w:rsidRDefault="00572949" w:rsidP="00572949">
      <w:r>
        <w:t>Create a flat list of all existing proposals.</w:t>
      </w:r>
    </w:p>
    <w:p w14:paraId="32682EE7" w14:textId="77777777" w:rsidR="00223A84" w:rsidRDefault="00223A84" w:rsidP="00253B25"/>
    <w:p w14:paraId="6274D5FF" w14:textId="00310590" w:rsidR="00B22259" w:rsidRDefault="00B22259" w:rsidP="00B22259">
      <w:pPr>
        <w:pStyle w:val="Heading2"/>
      </w:pPr>
      <w:r>
        <w:t>Schedule</w:t>
      </w:r>
    </w:p>
    <w:p w14:paraId="37429119" w14:textId="77777777" w:rsidR="00B22259" w:rsidRDefault="00B22259" w:rsidP="00B22259">
      <w:pPr>
        <w:pStyle w:val="Heading3"/>
      </w:pPr>
      <w:r>
        <w:t>Edit</w:t>
      </w:r>
    </w:p>
    <w:p w14:paraId="0FC5306B" w14:textId="77777777" w:rsidR="00B22259" w:rsidRDefault="00B22259" w:rsidP="00B22259">
      <w:pPr>
        <w:pStyle w:val="Heading4"/>
      </w:pPr>
      <w:r>
        <w:t>Main Screen</w:t>
      </w:r>
    </w:p>
    <w:p w14:paraId="1ADF4586" w14:textId="77777777" w:rsidR="00B22259" w:rsidRDefault="00B22259" w:rsidP="00B22259">
      <w:pPr>
        <w:pStyle w:val="Heading5"/>
      </w:pPr>
      <w:commentRangeStart w:id="451"/>
      <w:commentRangeStart w:id="452"/>
      <w:r>
        <w:t>Header</w:t>
      </w:r>
      <w:commentRangeEnd w:id="451"/>
      <w:r>
        <w:rPr>
          <w:rStyle w:val="CommentReference"/>
          <w:rFonts w:asciiTheme="minorHAnsi" w:eastAsiaTheme="minorEastAsia" w:hAnsiTheme="minorHAnsi" w:cstheme="minorBidi"/>
          <w:caps w:val="0"/>
          <w:color w:val="auto"/>
          <w:spacing w:val="0"/>
        </w:rPr>
        <w:commentReference w:id="451"/>
      </w:r>
      <w:commentRangeEnd w:id="452"/>
      <w:r>
        <w:rPr>
          <w:rStyle w:val="CommentReference"/>
          <w:rFonts w:asciiTheme="minorHAnsi" w:eastAsiaTheme="minorEastAsia" w:hAnsiTheme="minorHAnsi" w:cstheme="minorBidi"/>
          <w:caps w:val="0"/>
          <w:color w:val="auto"/>
          <w:spacing w:val="0"/>
        </w:rPr>
        <w:commentReference w:id="452"/>
      </w:r>
    </w:p>
    <w:p w14:paraId="027AF88E" w14:textId="1EF0EA6A" w:rsidR="00B22259" w:rsidRDefault="00B22259" w:rsidP="00B22259">
      <w:r w:rsidRPr="00EB2593">
        <w:t xml:space="preserve">Approved On: </w:t>
      </w:r>
      <w:r w:rsidRPr="00EB2593">
        <w:br/>
        <w:t xml:space="preserve">Approved By: </w:t>
      </w:r>
      <w:r>
        <w:br/>
        <w:t>Promised Delivery Date:  9/30</w:t>
      </w:r>
      <w:r w:rsidRPr="00EB2593">
        <w:t>/2018</w:t>
      </w:r>
      <w:r>
        <w:br/>
        <w:t>Current Status:  Already Coded but need further testing.  What needs to be tested is that the datatable is properly updated when the % changes</w:t>
      </w:r>
      <w:r>
        <w:br/>
      </w:r>
    </w:p>
    <w:p w14:paraId="429E0F04" w14:textId="77777777" w:rsidR="00B22259" w:rsidRPr="0054326B" w:rsidRDefault="00B22259" w:rsidP="00B22259">
      <w:r>
        <w:rPr>
          <w:noProof/>
          <w:lang w:eastAsia="en-US"/>
        </w:rPr>
        <w:drawing>
          <wp:inline distT="0" distB="0" distL="0" distR="0" wp14:anchorId="36C8E6A5" wp14:editId="5445205B">
            <wp:extent cx="5943600" cy="1031769"/>
            <wp:effectExtent l="0" t="0" r="0" b="0"/>
            <wp:docPr id="97" name="Picture 97" descr="C:\Users\phamc\AppData\Local\Temp\SNAGHTML24cac8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mc\AppData\Local\Temp\SNAGHTML24cac8c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031769"/>
                    </a:xfrm>
                    <a:prstGeom prst="rect">
                      <a:avLst/>
                    </a:prstGeom>
                    <a:noFill/>
                    <a:ln>
                      <a:noFill/>
                    </a:ln>
                  </pic:spPr>
                </pic:pic>
              </a:graphicData>
            </a:graphic>
          </wp:inline>
        </w:drawing>
      </w:r>
    </w:p>
    <w:p w14:paraId="44B2E578" w14:textId="77777777" w:rsidR="00B22259" w:rsidRDefault="00B22259" w:rsidP="00B22259">
      <w:pPr>
        <w:pStyle w:val="Heading5"/>
      </w:pPr>
      <w:commentRangeStart w:id="453"/>
      <w:r>
        <w:t>Summary</w:t>
      </w:r>
      <w:commentRangeEnd w:id="453"/>
      <w:r>
        <w:rPr>
          <w:rStyle w:val="CommentReference"/>
          <w:rFonts w:asciiTheme="minorHAnsi" w:eastAsiaTheme="minorEastAsia" w:hAnsiTheme="minorHAnsi" w:cstheme="minorBidi"/>
          <w:caps w:val="0"/>
          <w:color w:val="auto"/>
          <w:spacing w:val="0"/>
        </w:rPr>
        <w:commentReference w:id="453"/>
      </w:r>
    </w:p>
    <w:p w14:paraId="1E1A1559" w14:textId="77777777" w:rsidR="00B22259" w:rsidRDefault="00B22259" w:rsidP="00B22259">
      <w:r w:rsidRPr="00EB2593">
        <w:t xml:space="preserve">Approved On: </w:t>
      </w:r>
      <w:r w:rsidRPr="00EB2593">
        <w:br/>
        <w:t xml:space="preserve">Approved By: </w:t>
      </w:r>
      <w:r>
        <w:br/>
        <w:t>Promised Delivery Date:  9/30</w:t>
      </w:r>
      <w:r w:rsidRPr="00EB2593">
        <w:t>/2018</w:t>
      </w:r>
      <w:ins w:id="454" w:author="C Pham" w:date="2018-08-02T21:53:00Z">
        <w:r w:rsidRPr="00EB2593">
          <w:br/>
          <w:t xml:space="preserve">PUBLISHED: </w:t>
        </w:r>
      </w:ins>
      <w:r>
        <w:br/>
        <w:t>Current Status:  Already Coded but need further testing.</w:t>
      </w:r>
    </w:p>
    <w:p w14:paraId="69B1A842" w14:textId="77777777" w:rsidR="00B22259" w:rsidRDefault="00B22259" w:rsidP="00B22259">
      <w:r>
        <w:rPr>
          <w:noProof/>
          <w:lang w:eastAsia="en-US"/>
        </w:rPr>
        <w:drawing>
          <wp:inline distT="0" distB="0" distL="0" distR="0" wp14:anchorId="7AF729C8" wp14:editId="770ADEFB">
            <wp:extent cx="5943600" cy="74803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48030"/>
                    </a:xfrm>
                    <a:prstGeom prst="rect">
                      <a:avLst/>
                    </a:prstGeom>
                  </pic:spPr>
                </pic:pic>
              </a:graphicData>
            </a:graphic>
          </wp:inline>
        </w:drawing>
      </w:r>
    </w:p>
    <w:p w14:paraId="5F90DD44" w14:textId="77777777" w:rsidR="00B22259" w:rsidRPr="0054326B" w:rsidRDefault="00B22259" w:rsidP="00B22259">
      <w:pPr>
        <w:pStyle w:val="Heading5"/>
      </w:pPr>
      <w:r>
        <w:lastRenderedPageBreak/>
        <w:t>DataTable</w:t>
      </w:r>
    </w:p>
    <w:p w14:paraId="53856C1E" w14:textId="77777777" w:rsidR="00B22259" w:rsidRDefault="00B22259" w:rsidP="00B22259">
      <w:r w:rsidRPr="00EB2593">
        <w:t xml:space="preserve">Approved On: </w:t>
      </w:r>
      <w:r w:rsidRPr="00EB2593">
        <w:br/>
        <w:t xml:space="preserve">Approved By: </w:t>
      </w:r>
      <w:r>
        <w:br/>
        <w:t>Promised Delivery Date:  9/30</w:t>
      </w:r>
      <w:r w:rsidRPr="00EB2593">
        <w:t>/2018</w:t>
      </w:r>
      <w:ins w:id="455" w:author="C Pham" w:date="2018-08-02T21:53:00Z">
        <w:r w:rsidRPr="00EB2593">
          <w:br/>
          <w:t xml:space="preserve">PUBLISHED: </w:t>
        </w:r>
      </w:ins>
    </w:p>
    <w:p w14:paraId="4091A2C0" w14:textId="77777777" w:rsidR="00B22259" w:rsidRDefault="00B22259" w:rsidP="00B22259">
      <w:r>
        <w:t>Current Status:  VIEW Already coded and tested with changing commission rate but the following needs to be added:  1) Sortable Columns; 2) Multiple Filters</w:t>
      </w:r>
    </w:p>
    <w:p w14:paraId="2E1D7026" w14:textId="77777777" w:rsidR="00B22259" w:rsidRDefault="00B22259" w:rsidP="00B22259">
      <w:pPr>
        <w:pStyle w:val="Heading5"/>
      </w:pPr>
      <w:r>
        <w:t>Footer</w:t>
      </w:r>
    </w:p>
    <w:p w14:paraId="3A6437D3" w14:textId="77777777" w:rsidR="00B22259" w:rsidRDefault="00B22259" w:rsidP="00B22259">
      <w:r>
        <w:t>Add legend to the page</w:t>
      </w:r>
    </w:p>
    <w:p w14:paraId="6FA41A00" w14:textId="77777777" w:rsidR="00B22259" w:rsidRDefault="00B22259" w:rsidP="00B22259">
      <w:pPr>
        <w:pStyle w:val="Heading4"/>
      </w:pPr>
      <w:r w:rsidRPr="00177084">
        <w:t>Create/Add Property</w:t>
      </w:r>
    </w:p>
    <w:p w14:paraId="4136C50F" w14:textId="77777777" w:rsidR="00B22259" w:rsidRDefault="00B22259" w:rsidP="00B22259">
      <w:pPr>
        <w:pStyle w:val="Heading4"/>
      </w:pPr>
      <w:commentRangeStart w:id="456"/>
      <w:r>
        <w:t>Remove Selected</w:t>
      </w:r>
      <w:commentRangeEnd w:id="456"/>
      <w:r>
        <w:rPr>
          <w:rStyle w:val="CommentReference"/>
          <w:rFonts w:asciiTheme="minorHAnsi" w:eastAsiaTheme="minorEastAsia" w:hAnsiTheme="minorHAnsi" w:cstheme="minorBidi"/>
          <w:caps w:val="0"/>
          <w:color w:val="auto"/>
          <w:spacing w:val="0"/>
        </w:rPr>
        <w:commentReference w:id="456"/>
      </w:r>
    </w:p>
    <w:p w14:paraId="6D32A56A" w14:textId="77777777" w:rsidR="00B22259" w:rsidRDefault="00B22259" w:rsidP="00B22259">
      <w:r>
        <w:t>Display dialog listing all lines that will be removed.  Note that the lines will still be in upfront/remnant.  Only the schedule line is deleted.</w:t>
      </w:r>
    </w:p>
    <w:p w14:paraId="4B00D2F6" w14:textId="77777777" w:rsidR="00B22259" w:rsidRDefault="00B22259" w:rsidP="00B22259">
      <w:pPr>
        <w:pStyle w:val="Heading4"/>
      </w:pPr>
      <w:r>
        <w:t>Add Notes</w:t>
      </w:r>
    </w:p>
    <w:p w14:paraId="79AA0027" w14:textId="77777777" w:rsidR="00B22259" w:rsidRDefault="00B22259" w:rsidP="00B22259">
      <w:r>
        <w:t>Copy interface from Upfront/Remnant.  This one is for Schedule/Proposal.  Only back end will be changed to reference schedule for notes that are added/edited here.</w:t>
      </w:r>
    </w:p>
    <w:p w14:paraId="09D4E1BD" w14:textId="77777777" w:rsidR="00B22259" w:rsidRDefault="00B22259" w:rsidP="00B22259">
      <w:pPr>
        <w:pStyle w:val="Heading4"/>
      </w:pPr>
      <w:r>
        <w:t>Edit Actualized Week</w:t>
      </w:r>
    </w:p>
    <w:p w14:paraId="46E4D605" w14:textId="77777777" w:rsidR="00B22259" w:rsidRDefault="00B22259" w:rsidP="00B22259"/>
    <w:p w14:paraId="53F346CC" w14:textId="77777777" w:rsidR="00B22259" w:rsidRDefault="00B22259" w:rsidP="00B22259">
      <w:pPr>
        <w:pStyle w:val="Heading4"/>
      </w:pPr>
      <w:r>
        <w:t>Show Eff/Exp Dates</w:t>
      </w:r>
    </w:p>
    <w:p w14:paraId="36EFD6CD" w14:textId="77777777" w:rsidR="00B22259" w:rsidRDefault="00B22259" w:rsidP="00B22259">
      <w:r w:rsidRPr="00EB2593">
        <w:t xml:space="preserve">Approved On: </w:t>
      </w:r>
      <w:r w:rsidRPr="00EB2593">
        <w:br/>
        <w:t xml:space="preserve">Approved By: </w:t>
      </w:r>
      <w:r>
        <w:br/>
        <w:t>Promised Delivery Date:  9/30</w:t>
      </w:r>
      <w:r w:rsidRPr="00EB2593">
        <w:t>/2018</w:t>
      </w:r>
      <w:ins w:id="457" w:author="C Pham" w:date="2018-08-02T21:53:00Z">
        <w:r w:rsidRPr="00EB2593">
          <w:br/>
          <w:t xml:space="preserve">PUBLISHED: </w:t>
        </w:r>
      </w:ins>
      <w:r>
        <w:br/>
        <w:t xml:space="preserve">Current Status:  </w:t>
      </w:r>
    </w:p>
    <w:p w14:paraId="2A105662" w14:textId="77777777" w:rsidR="00B22259" w:rsidRPr="00D42DC2" w:rsidRDefault="00B22259" w:rsidP="00B22259">
      <w:r w:rsidRPr="00D42DC2">
        <w:t>Display Effective and Expiration Date Columns</w:t>
      </w:r>
    </w:p>
    <w:p w14:paraId="4FCEB442" w14:textId="77777777" w:rsidR="00B22259" w:rsidRDefault="00B22259" w:rsidP="00B22259">
      <w:pPr>
        <w:pStyle w:val="Heading4"/>
      </w:pPr>
      <w:r w:rsidRPr="00E82112">
        <w:t>Show GI Percent Breakdown</w:t>
      </w:r>
    </w:p>
    <w:p w14:paraId="1B5DABD8" w14:textId="1878E8F0" w:rsidR="0065756E" w:rsidRPr="0065756E" w:rsidRDefault="0065756E" w:rsidP="0065756E">
      <w:r>
        <w:t xml:space="preserve">See </w:t>
      </w:r>
      <w:r>
        <w:fldChar w:fldCharType="begin"/>
      </w:r>
      <w:r>
        <w:instrText xml:space="preserve"> REF _Ref525055312 \h </w:instrText>
      </w:r>
      <w:r>
        <w:fldChar w:fldCharType="separate"/>
      </w:r>
      <w:r w:rsidRPr="00E82112">
        <w:t>Show GI Percent Breakdown</w:t>
      </w:r>
      <w:r>
        <w:fldChar w:fldCharType="end"/>
      </w:r>
    </w:p>
    <w:p w14:paraId="47E62CD4" w14:textId="77777777" w:rsidR="00B22259" w:rsidRDefault="00B22259" w:rsidP="00B22259">
      <w:pPr>
        <w:pStyle w:val="Heading4"/>
      </w:pPr>
      <w:r>
        <w:t>Show CA/USD Dollars and CPM</w:t>
      </w:r>
    </w:p>
    <w:p w14:paraId="718CEC37" w14:textId="791A4D90" w:rsidR="0065756E" w:rsidRPr="0065756E" w:rsidRDefault="0065756E" w:rsidP="0065756E">
      <w:r>
        <w:t xml:space="preserve">See </w:t>
      </w:r>
      <w:r>
        <w:fldChar w:fldCharType="begin"/>
      </w:r>
      <w:r>
        <w:instrText xml:space="preserve"> REF _Ref525055341 \h </w:instrText>
      </w:r>
      <w:r>
        <w:fldChar w:fldCharType="separate"/>
      </w:r>
      <w:r>
        <w:t>Show CA/USD Dollars and CPM</w:t>
      </w:r>
      <w:r>
        <w:fldChar w:fldCharType="end"/>
      </w:r>
    </w:p>
    <w:p w14:paraId="6452AD96" w14:textId="77777777" w:rsidR="00B22259" w:rsidRDefault="00B22259" w:rsidP="00B22259"/>
    <w:p w14:paraId="121E4DD1" w14:textId="389B5259" w:rsidR="00500A93" w:rsidRPr="00500A93" w:rsidRDefault="00500A93" w:rsidP="00500A93"/>
    <w:p w14:paraId="2B0DF75B" w14:textId="77777777" w:rsidR="00500A93" w:rsidRPr="00500A93" w:rsidRDefault="00500A93" w:rsidP="00500A93"/>
    <w:p w14:paraId="5E38318C" w14:textId="77777777" w:rsidR="005F5685" w:rsidRPr="005F5685" w:rsidRDefault="005F5685" w:rsidP="005F5685">
      <w:pPr>
        <w:rPr>
          <w:color w:val="FF0000"/>
        </w:rPr>
      </w:pPr>
    </w:p>
    <w:p w14:paraId="2FD79BD0" w14:textId="77777777" w:rsidR="005F5685" w:rsidRDefault="005F5685" w:rsidP="005F5685"/>
    <w:p w14:paraId="287830FC" w14:textId="7F40F60D" w:rsidR="00EB2593" w:rsidRDefault="00EB2593" w:rsidP="00EB2593"/>
    <w:p w14:paraId="79B10E5F" w14:textId="23AA0CC3" w:rsidR="0054326B" w:rsidRPr="00EB2593" w:rsidRDefault="0054326B" w:rsidP="00EB2593"/>
    <w:p w14:paraId="581DA183" w14:textId="72B83589" w:rsidR="00D07DE6" w:rsidRDefault="00D07DE6" w:rsidP="00EB2593">
      <w:pPr>
        <w:pStyle w:val="Heading4"/>
      </w:pPr>
      <w:r>
        <w:br w:type="page"/>
      </w:r>
    </w:p>
    <w:p w14:paraId="42810272" w14:textId="4B79D717" w:rsidR="008B4B61" w:rsidRDefault="008B4B61" w:rsidP="008B5B20">
      <w:pPr>
        <w:pStyle w:val="Heading1"/>
      </w:pPr>
      <w:bookmarkStart w:id="458" w:name="_Ref519317012"/>
      <w:bookmarkStart w:id="459" w:name="_Toc521460314"/>
      <w:r>
        <w:lastRenderedPageBreak/>
        <w:t>Appendix A</w:t>
      </w:r>
      <w:bookmarkEnd w:id="458"/>
      <w:r w:rsidR="008B5B20">
        <w:t>.  Permissions (provided by Ocean M</w:t>
      </w:r>
      <w:r w:rsidR="00D07DE6">
        <w:t>edia)</w:t>
      </w:r>
      <w:bookmarkEnd w:id="459"/>
    </w:p>
    <w:p w14:paraId="3E3517C2" w14:textId="3100F6C3" w:rsidR="00246DD6" w:rsidRDefault="008B4B61" w:rsidP="00041E7E">
      <w:r w:rsidRPr="00D816CE">
        <w:rPr>
          <w:noProof/>
          <w:lang w:eastAsia="en-US"/>
        </w:rPr>
        <w:drawing>
          <wp:inline distT="0" distB="0" distL="0" distR="0" wp14:anchorId="5F7CC4A6" wp14:editId="0FAC2856">
            <wp:extent cx="5943600" cy="522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222875"/>
                    </a:xfrm>
                    <a:prstGeom prst="rect">
                      <a:avLst/>
                    </a:prstGeom>
                  </pic:spPr>
                </pic:pic>
              </a:graphicData>
            </a:graphic>
          </wp:inline>
        </w:drawing>
      </w:r>
    </w:p>
    <w:p w14:paraId="0D0762D2" w14:textId="77777777" w:rsidR="00246DD6" w:rsidRDefault="00246DD6">
      <w:r>
        <w:br w:type="page"/>
      </w:r>
    </w:p>
    <w:p w14:paraId="565CB466" w14:textId="4469ED90" w:rsidR="00246DD6" w:rsidRDefault="00246DD6" w:rsidP="00666236">
      <w:pPr>
        <w:pStyle w:val="Heading1"/>
      </w:pPr>
      <w:bookmarkStart w:id="460" w:name="_Toc521460315"/>
      <w:r>
        <w:lastRenderedPageBreak/>
        <w:t>Appendix B.  Schedule</w:t>
      </w:r>
      <w:bookmarkEnd w:id="460"/>
      <w:r>
        <w:t xml:space="preserve"> </w:t>
      </w:r>
    </w:p>
    <w:p w14:paraId="0E6707B9" w14:textId="77777777" w:rsidR="00666236" w:rsidRPr="00666236" w:rsidRDefault="00666236" w:rsidP="00666236"/>
    <w:tbl>
      <w:tblPr>
        <w:tblStyle w:val="SOWTable"/>
        <w:tblW w:w="5000" w:type="pct"/>
        <w:tblLayout w:type="fixed"/>
        <w:tblLook w:val="04A0" w:firstRow="1" w:lastRow="0" w:firstColumn="1" w:lastColumn="0" w:noHBand="0" w:noVBand="1"/>
        <w:tblDescription w:val="Fee Schedule"/>
      </w:tblPr>
      <w:tblGrid>
        <w:gridCol w:w="3258"/>
        <w:gridCol w:w="954"/>
        <w:gridCol w:w="1256"/>
        <w:gridCol w:w="1239"/>
        <w:gridCol w:w="935"/>
        <w:gridCol w:w="793"/>
        <w:gridCol w:w="1141"/>
      </w:tblGrid>
      <w:tr w:rsidR="00246DD6" w:rsidRPr="00246DD6" w14:paraId="1E4F0D32" w14:textId="77777777" w:rsidTr="00246D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1" w:type="pct"/>
            <w:vAlign w:val="bottom"/>
          </w:tcPr>
          <w:p w14:paraId="2E27E8F9" w14:textId="77777777" w:rsidR="00246DD6" w:rsidRPr="00246DD6" w:rsidRDefault="00246DD6" w:rsidP="00246DD6">
            <w:pPr>
              <w:rPr>
                <w:rFonts w:eastAsia="MS Mincho" w:cs="Times New Roman"/>
              </w:rPr>
            </w:pPr>
            <w:r w:rsidRPr="00246DD6">
              <w:rPr>
                <w:rFonts w:eastAsia="MS Mincho" w:cs="Times New Roman"/>
              </w:rPr>
              <w:t xml:space="preserve">Task </w:t>
            </w:r>
          </w:p>
        </w:tc>
        <w:tc>
          <w:tcPr>
            <w:tcW w:w="498" w:type="pct"/>
            <w:vAlign w:val="bottom"/>
          </w:tcPr>
          <w:p w14:paraId="4C215A3E" w14:textId="77777777" w:rsidR="00246DD6" w:rsidRPr="00246DD6" w:rsidRDefault="00246DD6">
            <w:pPr>
              <w:jc w:val="center"/>
              <w:cnfStyle w:val="100000000000" w:firstRow="1" w:lastRow="0" w:firstColumn="0" w:lastColumn="0" w:oddVBand="0" w:evenVBand="0" w:oddHBand="0" w:evenHBand="0" w:firstRowFirstColumn="0" w:firstRowLastColumn="0" w:lastRowFirstColumn="0" w:lastRowLastColumn="0"/>
              <w:rPr>
                <w:rFonts w:eastAsia="MS Mincho" w:cs="Times New Roman"/>
              </w:rPr>
            </w:pPr>
            <w:r w:rsidRPr="00246DD6">
              <w:rPr>
                <w:rFonts w:eastAsia="MS Mincho" w:cs="Times New Roman"/>
              </w:rPr>
              <w:t xml:space="preserve">Est # of </w:t>
            </w:r>
            <w:r w:rsidRPr="00246DD6">
              <w:rPr>
                <w:rFonts w:eastAsia="MS Mincho" w:cs="Times New Roman"/>
              </w:rPr>
              <w:br/>
              <w:t>Hours</w:t>
            </w:r>
          </w:p>
        </w:tc>
        <w:tc>
          <w:tcPr>
            <w:tcW w:w="656" w:type="pct"/>
          </w:tcPr>
          <w:p w14:paraId="368FE8CC" w14:textId="77777777" w:rsidR="00246DD6" w:rsidRPr="00246DD6" w:rsidRDefault="00246DD6" w:rsidP="00246DD6">
            <w:pPr>
              <w:jc w:val="center"/>
              <w:cnfStyle w:val="100000000000" w:firstRow="1" w:lastRow="0" w:firstColumn="0" w:lastColumn="0" w:oddVBand="0" w:evenVBand="0" w:oddHBand="0" w:evenHBand="0" w:firstRowFirstColumn="0" w:firstRowLastColumn="0" w:lastRowFirstColumn="0" w:lastRowLastColumn="0"/>
              <w:rPr>
                <w:rFonts w:eastAsia="MS Mincho" w:cs="Times New Roman"/>
              </w:rPr>
            </w:pPr>
            <w:r w:rsidRPr="00246DD6">
              <w:rPr>
                <w:rFonts w:eastAsia="MS Mincho" w:cs="Times New Roman"/>
              </w:rPr>
              <w:t xml:space="preserve">Coding </w:t>
            </w:r>
          </w:p>
          <w:p w14:paraId="49E29FA4" w14:textId="77777777" w:rsidR="00246DD6" w:rsidRPr="00246DD6" w:rsidRDefault="00246DD6" w:rsidP="00246DD6">
            <w:pPr>
              <w:jc w:val="center"/>
              <w:cnfStyle w:val="100000000000" w:firstRow="1" w:lastRow="0" w:firstColumn="0" w:lastColumn="0" w:oddVBand="0" w:evenVBand="0" w:oddHBand="0" w:evenHBand="0" w:firstRowFirstColumn="0" w:firstRowLastColumn="0" w:lastRowFirstColumn="0" w:lastRowLastColumn="0"/>
              <w:rPr>
                <w:rFonts w:eastAsia="MS Mincho" w:cs="Times New Roman"/>
              </w:rPr>
            </w:pPr>
            <w:r w:rsidRPr="00246DD6">
              <w:rPr>
                <w:rFonts w:eastAsia="MS Mincho" w:cs="Times New Roman"/>
              </w:rPr>
              <w:t>Started</w:t>
            </w:r>
          </w:p>
        </w:tc>
        <w:tc>
          <w:tcPr>
            <w:tcW w:w="647" w:type="pct"/>
            <w:vAlign w:val="bottom"/>
          </w:tcPr>
          <w:p w14:paraId="16134600" w14:textId="77777777" w:rsidR="00246DD6" w:rsidRPr="00246DD6" w:rsidRDefault="00246DD6" w:rsidP="00246DD6">
            <w:pPr>
              <w:jc w:val="center"/>
              <w:cnfStyle w:val="100000000000" w:firstRow="1" w:lastRow="0" w:firstColumn="0" w:lastColumn="0" w:oddVBand="0" w:evenVBand="0" w:oddHBand="0" w:evenHBand="0" w:firstRowFirstColumn="0" w:firstRowLastColumn="0" w:lastRowFirstColumn="0" w:lastRowLastColumn="0"/>
              <w:rPr>
                <w:rFonts w:eastAsia="MS Mincho" w:cs="Times New Roman"/>
              </w:rPr>
            </w:pPr>
            <w:r w:rsidRPr="00246DD6">
              <w:rPr>
                <w:rFonts w:eastAsia="MS Mincho" w:cs="Times New Roman"/>
              </w:rPr>
              <w:t>Code Completed</w:t>
            </w:r>
          </w:p>
        </w:tc>
        <w:tc>
          <w:tcPr>
            <w:tcW w:w="488" w:type="pct"/>
          </w:tcPr>
          <w:p w14:paraId="7C71254B" w14:textId="77777777" w:rsidR="00246DD6" w:rsidRPr="00246DD6" w:rsidRDefault="00246DD6" w:rsidP="00246DD6">
            <w:pPr>
              <w:jc w:val="center"/>
              <w:cnfStyle w:val="100000000000" w:firstRow="1" w:lastRow="0" w:firstColumn="0" w:lastColumn="0" w:oddVBand="0" w:evenVBand="0" w:oddHBand="0" w:evenHBand="0" w:firstRowFirstColumn="0" w:firstRowLastColumn="0" w:lastRowFirstColumn="0" w:lastRowLastColumn="0"/>
              <w:rPr>
                <w:rFonts w:eastAsia="MS Mincho" w:cs="Times New Roman"/>
              </w:rPr>
            </w:pPr>
            <w:r w:rsidRPr="00246DD6">
              <w:rPr>
                <w:rFonts w:eastAsia="MS Mincho" w:cs="Times New Roman"/>
              </w:rPr>
              <w:t xml:space="preserve">Dev </w:t>
            </w:r>
            <w:r w:rsidRPr="00246DD6">
              <w:rPr>
                <w:rFonts w:eastAsia="MS Mincho" w:cs="Times New Roman"/>
              </w:rPr>
              <w:br/>
              <w:t>QA</w:t>
            </w:r>
          </w:p>
        </w:tc>
        <w:tc>
          <w:tcPr>
            <w:tcW w:w="414" w:type="pct"/>
          </w:tcPr>
          <w:p w14:paraId="1BB0B066" w14:textId="77777777" w:rsidR="00246DD6" w:rsidRPr="00246DD6" w:rsidRDefault="00246DD6" w:rsidP="00246DD6">
            <w:pPr>
              <w:jc w:val="center"/>
              <w:cnfStyle w:val="100000000000" w:firstRow="1" w:lastRow="0" w:firstColumn="0" w:lastColumn="0" w:oddVBand="0" w:evenVBand="0" w:oddHBand="0" w:evenHBand="0" w:firstRowFirstColumn="0" w:firstRowLastColumn="0" w:lastRowFirstColumn="0" w:lastRowLastColumn="0"/>
              <w:rPr>
                <w:rFonts w:eastAsia="MS Mincho" w:cs="Times New Roman"/>
              </w:rPr>
            </w:pPr>
            <w:r w:rsidRPr="00246DD6">
              <w:rPr>
                <w:rFonts w:eastAsia="MS Mincho" w:cs="Times New Roman"/>
              </w:rPr>
              <w:t>QA</w:t>
            </w:r>
          </w:p>
        </w:tc>
        <w:tc>
          <w:tcPr>
            <w:tcW w:w="596" w:type="pct"/>
          </w:tcPr>
          <w:p w14:paraId="646C0029" w14:textId="77777777" w:rsidR="00246DD6" w:rsidRPr="00246DD6" w:rsidRDefault="00246DD6" w:rsidP="00246DD6">
            <w:pPr>
              <w:jc w:val="center"/>
              <w:cnfStyle w:val="100000000000" w:firstRow="1" w:lastRow="0" w:firstColumn="0" w:lastColumn="0" w:oddVBand="0" w:evenVBand="0" w:oddHBand="0" w:evenHBand="0" w:firstRowFirstColumn="0" w:firstRowLastColumn="0" w:lastRowFirstColumn="0" w:lastRowLastColumn="0"/>
              <w:rPr>
                <w:rFonts w:eastAsia="MS Mincho" w:cs="Times New Roman"/>
              </w:rPr>
            </w:pPr>
            <w:r w:rsidRPr="00246DD6">
              <w:rPr>
                <w:rFonts w:eastAsia="MS Mincho" w:cs="Times New Roman"/>
              </w:rPr>
              <w:t xml:space="preserve">Date </w:t>
            </w:r>
            <w:r w:rsidRPr="00246DD6">
              <w:rPr>
                <w:rFonts w:eastAsia="MS Mincho" w:cs="Times New Roman"/>
              </w:rPr>
              <w:br/>
              <w:t>Published</w:t>
            </w:r>
          </w:p>
        </w:tc>
      </w:tr>
      <w:tr w:rsidR="007870A2" w:rsidRPr="00246DD6" w14:paraId="02B05786" w14:textId="77777777" w:rsidTr="00E1541A">
        <w:tc>
          <w:tcPr>
            <w:cnfStyle w:val="001000000000" w:firstRow="0" w:lastRow="0" w:firstColumn="1" w:lastColumn="0" w:oddVBand="0" w:evenVBand="0" w:oddHBand="0" w:evenHBand="0" w:firstRowFirstColumn="0" w:firstRowLastColumn="0" w:lastRowFirstColumn="0" w:lastRowLastColumn="0"/>
            <w:tcW w:w="1701" w:type="pct"/>
          </w:tcPr>
          <w:p w14:paraId="45D077E6" w14:textId="38358285" w:rsidR="007870A2" w:rsidRDefault="007870A2" w:rsidP="007870A2">
            <w:r w:rsidRPr="007870A2">
              <w:t xml:space="preserve">NETWORK </w:t>
            </w:r>
          </w:p>
          <w:p w14:paraId="24066996" w14:textId="77777777" w:rsidR="007870A2" w:rsidRPr="007870A2" w:rsidRDefault="007870A2" w:rsidP="007870A2">
            <w:pPr>
              <w:pStyle w:val="ListParagraph"/>
              <w:numPr>
                <w:ilvl w:val="0"/>
                <w:numId w:val="60"/>
              </w:numPr>
              <w:rPr>
                <w:rFonts w:cs="Calibri"/>
              </w:rPr>
            </w:pPr>
            <w:r w:rsidRPr="007870A2">
              <w:t>Add Network, Display Networks, Edit Network Name</w:t>
            </w:r>
          </w:p>
          <w:p w14:paraId="3795DB39" w14:textId="77777777" w:rsidR="007870A2" w:rsidRPr="007870A2" w:rsidRDefault="007870A2" w:rsidP="007870A2">
            <w:pPr>
              <w:pStyle w:val="ListParagraph"/>
              <w:numPr>
                <w:ilvl w:val="0"/>
                <w:numId w:val="60"/>
              </w:numPr>
              <w:rPr>
                <w:rFonts w:cs="Calibri"/>
              </w:rPr>
            </w:pPr>
            <w:r w:rsidRPr="007870A2">
              <w:t xml:space="preserve">Add Alias, Display Aliases, Delete Alias </w:t>
            </w:r>
          </w:p>
          <w:p w14:paraId="1935C8E4" w14:textId="77777777" w:rsidR="007870A2" w:rsidRPr="007870A2" w:rsidRDefault="007870A2" w:rsidP="007870A2">
            <w:pPr>
              <w:pStyle w:val="ListParagraph"/>
              <w:numPr>
                <w:ilvl w:val="0"/>
                <w:numId w:val="60"/>
              </w:numPr>
              <w:rPr>
                <w:rFonts w:cs="Calibri"/>
              </w:rPr>
            </w:pPr>
            <w:r w:rsidRPr="007870A2">
              <w:t xml:space="preserve">Log Errors </w:t>
            </w:r>
          </w:p>
          <w:p w14:paraId="427F747B" w14:textId="77777777" w:rsidR="007870A2" w:rsidRPr="007870A2" w:rsidRDefault="007870A2" w:rsidP="007870A2">
            <w:pPr>
              <w:pStyle w:val="ListParagraph"/>
              <w:numPr>
                <w:ilvl w:val="0"/>
                <w:numId w:val="60"/>
              </w:numPr>
              <w:rPr>
                <w:rFonts w:cs="Calibri"/>
              </w:rPr>
            </w:pPr>
            <w:r w:rsidRPr="007870A2">
              <w:t xml:space="preserve">Error handling and status displays </w:t>
            </w:r>
          </w:p>
          <w:p w14:paraId="06FAE4B3" w14:textId="2EA46FF8" w:rsidR="007870A2" w:rsidRPr="007870A2" w:rsidRDefault="007870A2" w:rsidP="007870A2">
            <w:pPr>
              <w:pStyle w:val="ListParagraph"/>
              <w:numPr>
                <w:ilvl w:val="0"/>
                <w:numId w:val="60"/>
              </w:numPr>
              <w:rPr>
                <w:rFonts w:cs="Calibri"/>
              </w:rPr>
            </w:pPr>
            <w:r w:rsidRPr="007870A2">
              <w:t>Export to Excel</w:t>
            </w:r>
          </w:p>
        </w:tc>
        <w:tc>
          <w:tcPr>
            <w:tcW w:w="498" w:type="pct"/>
          </w:tcPr>
          <w:p w14:paraId="62244F30" w14:textId="77777777" w:rsidR="007870A2" w:rsidRDefault="007870A2">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56" w:type="pct"/>
          </w:tcPr>
          <w:p w14:paraId="25FECC11" w14:textId="77777777" w:rsidR="007870A2" w:rsidRDefault="007870A2"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47" w:type="pct"/>
          </w:tcPr>
          <w:p w14:paraId="3AE763AB" w14:textId="77777777" w:rsidR="007870A2" w:rsidRDefault="007870A2"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88" w:type="pct"/>
          </w:tcPr>
          <w:p w14:paraId="59E77980" w14:textId="77777777" w:rsidR="007870A2" w:rsidRPr="00246DD6" w:rsidRDefault="007870A2"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14" w:type="pct"/>
          </w:tcPr>
          <w:p w14:paraId="202D104C" w14:textId="77777777" w:rsidR="007870A2" w:rsidRPr="00246DD6" w:rsidRDefault="007870A2"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7BD7038E" w14:textId="1E4BE5D2" w:rsidR="007870A2" w:rsidRDefault="007870A2"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Pr>
                <w:rFonts w:ascii="Garamond" w:eastAsia="MS Mincho" w:hAnsi="Garamond" w:cs="Times New Roman"/>
              </w:rPr>
              <w:t>7/12/2018</w:t>
            </w:r>
          </w:p>
        </w:tc>
      </w:tr>
      <w:tr w:rsidR="007870A2" w:rsidRPr="00246DD6" w14:paraId="3FEF6484" w14:textId="77777777" w:rsidTr="00E154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54125A4A" w14:textId="77777777" w:rsidR="007870A2" w:rsidRDefault="007870A2" w:rsidP="007870A2">
            <w:r>
              <w:t xml:space="preserve">CLIENT NAMES </w:t>
            </w:r>
          </w:p>
          <w:p w14:paraId="5FCBE8F2" w14:textId="77777777" w:rsidR="007870A2" w:rsidRPr="007870A2" w:rsidRDefault="007870A2" w:rsidP="007870A2">
            <w:pPr>
              <w:pStyle w:val="ListParagraph"/>
              <w:numPr>
                <w:ilvl w:val="0"/>
                <w:numId w:val="80"/>
              </w:numPr>
              <w:rPr>
                <w:rFonts w:eastAsia="MS Mincho" w:cs="Times New Roman"/>
              </w:rPr>
            </w:pPr>
            <w:r w:rsidRPr="007870A2">
              <w:t>Client -- Create, Read (COMPLETE), Update (COMPLETE), Delete (N/A)</w:t>
            </w:r>
          </w:p>
          <w:p w14:paraId="5C3A7A38" w14:textId="77777777" w:rsidR="005750C0" w:rsidRPr="005750C0" w:rsidRDefault="007870A2" w:rsidP="005750C0">
            <w:pPr>
              <w:pStyle w:val="ListParagraph"/>
              <w:numPr>
                <w:ilvl w:val="0"/>
                <w:numId w:val="80"/>
              </w:numPr>
            </w:pPr>
            <w:r>
              <w:t>Alias – Create(COMPLETE), Read (COMPLETE), Update(N/A), Delete (COMPLETE)</w:t>
            </w:r>
          </w:p>
          <w:p w14:paraId="038F2C07" w14:textId="77777777" w:rsidR="005750C0" w:rsidRPr="005750C0" w:rsidRDefault="005750C0" w:rsidP="005750C0">
            <w:pPr>
              <w:pStyle w:val="ListParagraph"/>
              <w:numPr>
                <w:ilvl w:val="0"/>
                <w:numId w:val="80"/>
              </w:numPr>
              <w:rPr>
                <w:rFonts w:eastAsia="MS Mincho" w:cs="Times New Roman"/>
              </w:rPr>
            </w:pPr>
            <w:r>
              <w:t>Log errors and actions – to be used for history viewing</w:t>
            </w:r>
          </w:p>
          <w:p w14:paraId="0AF80C33" w14:textId="2698B7D3" w:rsidR="005750C0" w:rsidRDefault="005750C0" w:rsidP="005750C0">
            <w:pPr>
              <w:pStyle w:val="ListParagraph"/>
              <w:numPr>
                <w:ilvl w:val="0"/>
                <w:numId w:val="80"/>
              </w:numPr>
              <w:rPr>
                <w:rFonts w:eastAsia="MS Mincho" w:cs="Times New Roman"/>
              </w:rPr>
            </w:pPr>
            <w:r>
              <w:t>Error handling and status displays</w:t>
            </w:r>
          </w:p>
        </w:tc>
        <w:tc>
          <w:tcPr>
            <w:tcW w:w="498" w:type="pct"/>
          </w:tcPr>
          <w:p w14:paraId="68F8B054" w14:textId="77777777" w:rsidR="007870A2" w:rsidRDefault="007870A2">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56" w:type="pct"/>
          </w:tcPr>
          <w:p w14:paraId="27918260" w14:textId="77777777" w:rsidR="007870A2" w:rsidRDefault="007870A2"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47" w:type="pct"/>
          </w:tcPr>
          <w:p w14:paraId="14435A05" w14:textId="77777777" w:rsidR="007870A2" w:rsidRDefault="007870A2"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88" w:type="pct"/>
          </w:tcPr>
          <w:p w14:paraId="76E12DAE" w14:textId="77777777" w:rsidR="007870A2" w:rsidRPr="00246DD6" w:rsidRDefault="007870A2"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14" w:type="pct"/>
          </w:tcPr>
          <w:p w14:paraId="37A2716F" w14:textId="77777777" w:rsidR="007870A2" w:rsidRPr="00246DD6" w:rsidRDefault="007870A2"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6DE687AA" w14:textId="6F81C93D" w:rsidR="007870A2" w:rsidRDefault="007870A2"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Pr>
                <w:rFonts w:ascii="Garamond" w:eastAsia="MS Mincho" w:hAnsi="Garamond" w:cs="Times New Roman"/>
              </w:rPr>
              <w:t>7/12/2018</w:t>
            </w:r>
          </w:p>
        </w:tc>
      </w:tr>
      <w:tr w:rsidR="0092789B" w:rsidRPr="00246DD6" w14:paraId="31775E36" w14:textId="77777777" w:rsidTr="00E1541A">
        <w:trPr>
          <w:ins w:id="461" w:author="C Pham" w:date="2018-07-27T00:48:00Z"/>
        </w:trPr>
        <w:tc>
          <w:tcPr>
            <w:cnfStyle w:val="001000000000" w:firstRow="0" w:lastRow="0" w:firstColumn="1" w:lastColumn="0" w:oddVBand="0" w:evenVBand="0" w:oddHBand="0" w:evenHBand="0" w:firstRowFirstColumn="0" w:firstRowLastColumn="0" w:lastRowFirstColumn="0" w:lastRowLastColumn="0"/>
            <w:tcW w:w="1701" w:type="pct"/>
          </w:tcPr>
          <w:p w14:paraId="3F90BF43" w14:textId="5691EB1C" w:rsidR="0092789B" w:rsidRPr="00246DD6" w:rsidRDefault="0092789B" w:rsidP="00246DD6">
            <w:pPr>
              <w:tabs>
                <w:tab w:val="left" w:pos="200"/>
              </w:tabs>
              <w:rPr>
                <w:ins w:id="462" w:author="C Pham" w:date="2018-07-27T00:48:00Z"/>
                <w:rFonts w:eastAsia="MS Mincho" w:cs="Times New Roman"/>
              </w:rPr>
            </w:pPr>
            <w:ins w:id="463" w:author="C Pham" w:date="2018-07-27T00:48:00Z">
              <w:r>
                <w:rPr>
                  <w:rFonts w:eastAsia="MS Mincho" w:cs="Times New Roman"/>
                </w:rPr>
                <w:t>Canadian Client Exchange Rate</w:t>
              </w:r>
            </w:ins>
          </w:p>
        </w:tc>
        <w:tc>
          <w:tcPr>
            <w:tcW w:w="498" w:type="pct"/>
          </w:tcPr>
          <w:p w14:paraId="2F064861" w14:textId="24A3F7BE" w:rsidR="0092789B" w:rsidRPr="00246DD6" w:rsidRDefault="0092789B">
            <w:pPr>
              <w:tabs>
                <w:tab w:val="decimal" w:pos="1176"/>
              </w:tabs>
              <w:jc w:val="center"/>
              <w:cnfStyle w:val="000000000000" w:firstRow="0" w:lastRow="0" w:firstColumn="0" w:lastColumn="0" w:oddVBand="0" w:evenVBand="0" w:oddHBand="0" w:evenHBand="0" w:firstRowFirstColumn="0" w:firstRowLastColumn="0" w:lastRowFirstColumn="0" w:lastRowLastColumn="0"/>
              <w:rPr>
                <w:ins w:id="464" w:author="C Pham" w:date="2018-07-27T00:48:00Z"/>
                <w:rFonts w:ascii="Garamond" w:eastAsia="MS Mincho" w:hAnsi="Garamond" w:cs="Times New Roman"/>
              </w:rPr>
            </w:pPr>
            <w:ins w:id="465" w:author="C Pham" w:date="2018-07-27T00:49:00Z">
              <w:r>
                <w:rPr>
                  <w:rFonts w:ascii="Garamond" w:eastAsia="MS Mincho" w:hAnsi="Garamond" w:cs="Times New Roman"/>
                </w:rPr>
                <w:t>6</w:t>
              </w:r>
            </w:ins>
          </w:p>
        </w:tc>
        <w:tc>
          <w:tcPr>
            <w:tcW w:w="656" w:type="pct"/>
          </w:tcPr>
          <w:p w14:paraId="1F137F51" w14:textId="1B1BF8DF" w:rsidR="0092789B" w:rsidRPr="00246DD6" w:rsidRDefault="0092789B" w:rsidP="00246DD6">
            <w:pPr>
              <w:jc w:val="center"/>
              <w:cnfStyle w:val="000000000000" w:firstRow="0" w:lastRow="0" w:firstColumn="0" w:lastColumn="0" w:oddVBand="0" w:evenVBand="0" w:oddHBand="0" w:evenHBand="0" w:firstRowFirstColumn="0" w:firstRowLastColumn="0" w:lastRowFirstColumn="0" w:lastRowLastColumn="0"/>
              <w:rPr>
                <w:ins w:id="466" w:author="C Pham" w:date="2018-07-27T00:48:00Z"/>
                <w:rFonts w:ascii="Garamond" w:eastAsia="MS Mincho" w:hAnsi="Garamond" w:cs="Times New Roman"/>
              </w:rPr>
            </w:pPr>
            <w:ins w:id="467" w:author="C Pham" w:date="2018-07-27T00:49:00Z">
              <w:r>
                <w:rPr>
                  <w:rFonts w:ascii="Garamond" w:eastAsia="MS Mincho" w:hAnsi="Garamond" w:cs="Times New Roman"/>
                </w:rPr>
                <w:t>7/26/18</w:t>
              </w:r>
            </w:ins>
          </w:p>
        </w:tc>
        <w:tc>
          <w:tcPr>
            <w:tcW w:w="647" w:type="pct"/>
          </w:tcPr>
          <w:p w14:paraId="4A08043E" w14:textId="45974C12" w:rsidR="0092789B" w:rsidRPr="00246DD6" w:rsidRDefault="0092789B" w:rsidP="00246DD6">
            <w:pPr>
              <w:jc w:val="center"/>
              <w:cnfStyle w:val="000000000000" w:firstRow="0" w:lastRow="0" w:firstColumn="0" w:lastColumn="0" w:oddVBand="0" w:evenVBand="0" w:oddHBand="0" w:evenHBand="0" w:firstRowFirstColumn="0" w:firstRowLastColumn="0" w:lastRowFirstColumn="0" w:lastRowLastColumn="0"/>
              <w:rPr>
                <w:ins w:id="468" w:author="C Pham" w:date="2018-07-27T00:48:00Z"/>
                <w:rFonts w:ascii="Garamond" w:eastAsia="MS Mincho" w:hAnsi="Garamond" w:cs="Times New Roman"/>
              </w:rPr>
            </w:pPr>
            <w:ins w:id="469" w:author="C Pham" w:date="2018-07-27T00:49:00Z">
              <w:r>
                <w:rPr>
                  <w:rFonts w:ascii="Garamond" w:eastAsia="MS Mincho" w:hAnsi="Garamond" w:cs="Times New Roman"/>
                </w:rPr>
                <w:t>7/26/18</w:t>
              </w:r>
            </w:ins>
          </w:p>
        </w:tc>
        <w:tc>
          <w:tcPr>
            <w:tcW w:w="488" w:type="pct"/>
          </w:tcPr>
          <w:p w14:paraId="309792BE" w14:textId="77777777" w:rsidR="0092789B" w:rsidRPr="00246DD6" w:rsidRDefault="0092789B" w:rsidP="00246DD6">
            <w:pPr>
              <w:jc w:val="center"/>
              <w:cnfStyle w:val="000000000000" w:firstRow="0" w:lastRow="0" w:firstColumn="0" w:lastColumn="0" w:oddVBand="0" w:evenVBand="0" w:oddHBand="0" w:evenHBand="0" w:firstRowFirstColumn="0" w:firstRowLastColumn="0" w:lastRowFirstColumn="0" w:lastRowLastColumn="0"/>
              <w:rPr>
                <w:ins w:id="470" w:author="C Pham" w:date="2018-07-27T00:48:00Z"/>
                <w:rFonts w:ascii="Garamond" w:eastAsia="MS Mincho" w:hAnsi="Garamond" w:cs="Times New Roman"/>
              </w:rPr>
            </w:pPr>
          </w:p>
        </w:tc>
        <w:tc>
          <w:tcPr>
            <w:tcW w:w="414" w:type="pct"/>
          </w:tcPr>
          <w:p w14:paraId="41E56328" w14:textId="77777777" w:rsidR="0092789B" w:rsidRPr="00246DD6" w:rsidRDefault="0092789B" w:rsidP="00246DD6">
            <w:pPr>
              <w:jc w:val="center"/>
              <w:cnfStyle w:val="000000000000" w:firstRow="0" w:lastRow="0" w:firstColumn="0" w:lastColumn="0" w:oddVBand="0" w:evenVBand="0" w:oddHBand="0" w:evenHBand="0" w:firstRowFirstColumn="0" w:firstRowLastColumn="0" w:lastRowFirstColumn="0" w:lastRowLastColumn="0"/>
              <w:rPr>
                <w:ins w:id="471" w:author="C Pham" w:date="2018-07-27T00:48:00Z"/>
                <w:rFonts w:ascii="Garamond" w:eastAsia="MS Mincho" w:hAnsi="Garamond" w:cs="Times New Roman"/>
              </w:rPr>
            </w:pPr>
          </w:p>
        </w:tc>
        <w:tc>
          <w:tcPr>
            <w:tcW w:w="596" w:type="pct"/>
          </w:tcPr>
          <w:p w14:paraId="1819D119" w14:textId="5DA135BD" w:rsidR="0092789B" w:rsidRPr="00246DD6" w:rsidRDefault="007870A2" w:rsidP="00246DD6">
            <w:pPr>
              <w:jc w:val="center"/>
              <w:cnfStyle w:val="000000000000" w:firstRow="0" w:lastRow="0" w:firstColumn="0" w:lastColumn="0" w:oddVBand="0" w:evenVBand="0" w:oddHBand="0" w:evenHBand="0" w:firstRowFirstColumn="0" w:firstRowLastColumn="0" w:lastRowFirstColumn="0" w:lastRowLastColumn="0"/>
              <w:rPr>
                <w:ins w:id="472" w:author="C Pham" w:date="2018-07-27T00:48:00Z"/>
                <w:rFonts w:ascii="Garamond" w:eastAsia="MS Mincho" w:hAnsi="Garamond" w:cs="Times New Roman"/>
              </w:rPr>
            </w:pPr>
            <w:r>
              <w:rPr>
                <w:rFonts w:ascii="Garamond" w:eastAsia="MS Mincho" w:hAnsi="Garamond" w:cs="Times New Roman"/>
              </w:rPr>
              <w:t>7/31/2018</w:t>
            </w:r>
          </w:p>
        </w:tc>
      </w:tr>
      <w:tr w:rsidR="007870A2" w:rsidRPr="00246DD6" w14:paraId="5E3FDC2A" w14:textId="77777777" w:rsidTr="00E154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29BA530D" w14:textId="77777777" w:rsidR="007870A2" w:rsidRDefault="007870A2" w:rsidP="00246DD6">
            <w:pPr>
              <w:tabs>
                <w:tab w:val="left" w:pos="200"/>
              </w:tabs>
              <w:rPr>
                <w:rFonts w:eastAsia="MS Mincho" w:cs="Times New Roman"/>
              </w:rPr>
            </w:pPr>
          </w:p>
        </w:tc>
        <w:tc>
          <w:tcPr>
            <w:tcW w:w="498" w:type="pct"/>
          </w:tcPr>
          <w:p w14:paraId="6C10ED7D" w14:textId="77777777" w:rsidR="007870A2" w:rsidRDefault="007870A2">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56" w:type="pct"/>
          </w:tcPr>
          <w:p w14:paraId="6073D775" w14:textId="77777777" w:rsidR="007870A2" w:rsidRDefault="007870A2"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47" w:type="pct"/>
          </w:tcPr>
          <w:p w14:paraId="571D97DE" w14:textId="77777777" w:rsidR="007870A2" w:rsidRDefault="007870A2"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88" w:type="pct"/>
          </w:tcPr>
          <w:p w14:paraId="2557FCDC" w14:textId="77777777" w:rsidR="007870A2" w:rsidRPr="00246DD6" w:rsidRDefault="007870A2"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14" w:type="pct"/>
          </w:tcPr>
          <w:p w14:paraId="3B8C5C43" w14:textId="77777777" w:rsidR="007870A2" w:rsidRPr="00246DD6" w:rsidRDefault="007870A2"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12BC561A" w14:textId="77777777" w:rsidR="007870A2" w:rsidRDefault="007870A2"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r>
      <w:tr w:rsidR="00246DD6" w:rsidRPr="00246DD6" w14:paraId="44534188" w14:textId="77777777" w:rsidTr="00E1541A">
        <w:tc>
          <w:tcPr>
            <w:cnfStyle w:val="001000000000" w:firstRow="0" w:lastRow="0" w:firstColumn="1" w:lastColumn="0" w:oddVBand="0" w:evenVBand="0" w:oddHBand="0" w:evenHBand="0" w:firstRowFirstColumn="0" w:firstRowLastColumn="0" w:lastRowFirstColumn="0" w:lastRowLastColumn="0"/>
            <w:tcW w:w="1701" w:type="pct"/>
          </w:tcPr>
          <w:p w14:paraId="59BA0B02" w14:textId="173D9524" w:rsidR="00246DD6" w:rsidRPr="00246DD6" w:rsidRDefault="007870A2" w:rsidP="00246DD6">
            <w:pPr>
              <w:tabs>
                <w:tab w:val="left" w:pos="200"/>
              </w:tabs>
              <w:rPr>
                <w:rFonts w:eastAsia="MS Mincho" w:cs="Times New Roman"/>
              </w:rPr>
            </w:pPr>
            <w:r>
              <w:rPr>
                <w:rFonts w:eastAsia="MS Mincho" w:cs="Times New Roman"/>
              </w:rPr>
              <w:t>Client Commission Rates</w:t>
            </w:r>
          </w:p>
        </w:tc>
        <w:tc>
          <w:tcPr>
            <w:tcW w:w="498" w:type="pct"/>
          </w:tcPr>
          <w:p w14:paraId="51452F61" w14:textId="77777777"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2</w:t>
            </w:r>
          </w:p>
        </w:tc>
        <w:tc>
          <w:tcPr>
            <w:tcW w:w="656" w:type="pct"/>
          </w:tcPr>
          <w:p w14:paraId="66378C67"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N/A</w:t>
            </w:r>
          </w:p>
        </w:tc>
        <w:tc>
          <w:tcPr>
            <w:tcW w:w="647" w:type="pct"/>
          </w:tcPr>
          <w:p w14:paraId="7C124865"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N/A</w:t>
            </w:r>
          </w:p>
        </w:tc>
        <w:tc>
          <w:tcPr>
            <w:tcW w:w="488" w:type="pct"/>
          </w:tcPr>
          <w:p w14:paraId="647049FE"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N/A</w:t>
            </w:r>
          </w:p>
        </w:tc>
        <w:tc>
          <w:tcPr>
            <w:tcW w:w="414" w:type="pct"/>
          </w:tcPr>
          <w:p w14:paraId="42D3867E"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N/A</w:t>
            </w:r>
          </w:p>
        </w:tc>
        <w:tc>
          <w:tcPr>
            <w:tcW w:w="596" w:type="pct"/>
          </w:tcPr>
          <w:p w14:paraId="47DB54DB" w14:textId="14FED07C" w:rsidR="00246DD6" w:rsidRPr="00246DD6" w:rsidRDefault="007870A2"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7870A2" w:rsidRPr="00246DD6" w14:paraId="14A75A97" w14:textId="77777777" w:rsidTr="00E154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32786799" w14:textId="6C8ACD41" w:rsidR="007870A2" w:rsidRDefault="007870A2" w:rsidP="00246DD6">
            <w:pPr>
              <w:tabs>
                <w:tab w:val="left" w:pos="200"/>
              </w:tabs>
              <w:rPr>
                <w:rFonts w:eastAsia="MS Mincho" w:cs="Times New Roman"/>
              </w:rPr>
            </w:pPr>
            <w:r>
              <w:rPr>
                <w:rFonts w:eastAsia="MS Mincho" w:cs="Times New Roman"/>
              </w:rPr>
              <w:t>Log Export</w:t>
            </w:r>
          </w:p>
        </w:tc>
        <w:tc>
          <w:tcPr>
            <w:tcW w:w="498" w:type="pct"/>
          </w:tcPr>
          <w:p w14:paraId="502B163F" w14:textId="77777777" w:rsidR="007870A2" w:rsidRPr="00246DD6" w:rsidRDefault="007870A2">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56" w:type="pct"/>
          </w:tcPr>
          <w:p w14:paraId="20015B89" w14:textId="77777777" w:rsidR="007870A2" w:rsidRPr="00246DD6" w:rsidRDefault="007870A2"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47" w:type="pct"/>
          </w:tcPr>
          <w:p w14:paraId="6F2158C7" w14:textId="77777777" w:rsidR="007870A2" w:rsidRPr="00246DD6" w:rsidRDefault="007870A2"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88" w:type="pct"/>
          </w:tcPr>
          <w:p w14:paraId="6D57CB78" w14:textId="77777777" w:rsidR="007870A2" w:rsidRPr="00246DD6" w:rsidRDefault="007870A2"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14" w:type="pct"/>
          </w:tcPr>
          <w:p w14:paraId="5C259A20" w14:textId="77777777" w:rsidR="007870A2" w:rsidRPr="00246DD6" w:rsidRDefault="007870A2"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2996AE3E" w14:textId="3906803F" w:rsidR="007870A2" w:rsidRDefault="007870A2"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7870A2" w:rsidRPr="00246DD6" w14:paraId="2F970E9E" w14:textId="77777777" w:rsidTr="00E1541A">
        <w:tc>
          <w:tcPr>
            <w:cnfStyle w:val="001000000000" w:firstRow="0" w:lastRow="0" w:firstColumn="1" w:lastColumn="0" w:oddVBand="0" w:evenVBand="0" w:oddHBand="0" w:evenHBand="0" w:firstRowFirstColumn="0" w:firstRowLastColumn="0" w:lastRowFirstColumn="0" w:lastRowLastColumn="0"/>
            <w:tcW w:w="1701" w:type="pct"/>
          </w:tcPr>
          <w:p w14:paraId="537FE818" w14:textId="2A771C81" w:rsidR="007870A2" w:rsidRDefault="007870A2" w:rsidP="00246DD6">
            <w:pPr>
              <w:tabs>
                <w:tab w:val="left" w:pos="200"/>
              </w:tabs>
              <w:rPr>
                <w:rFonts w:eastAsia="MS Mincho" w:cs="Times New Roman"/>
              </w:rPr>
            </w:pPr>
            <w:r>
              <w:rPr>
                <w:rFonts w:eastAsia="MS Mincho" w:cs="Times New Roman"/>
              </w:rPr>
              <w:t>Create New Property</w:t>
            </w:r>
          </w:p>
        </w:tc>
        <w:tc>
          <w:tcPr>
            <w:tcW w:w="498" w:type="pct"/>
          </w:tcPr>
          <w:p w14:paraId="6CF7D528" w14:textId="77777777" w:rsidR="007870A2" w:rsidRPr="00246DD6" w:rsidRDefault="007870A2">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56" w:type="pct"/>
          </w:tcPr>
          <w:p w14:paraId="7AB943B5" w14:textId="77777777" w:rsidR="007870A2" w:rsidRPr="00246DD6" w:rsidRDefault="007870A2"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47" w:type="pct"/>
          </w:tcPr>
          <w:p w14:paraId="3067716A" w14:textId="77777777" w:rsidR="007870A2" w:rsidRPr="00246DD6" w:rsidRDefault="007870A2"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88" w:type="pct"/>
          </w:tcPr>
          <w:p w14:paraId="0B76B053" w14:textId="77777777" w:rsidR="007870A2" w:rsidRPr="00246DD6" w:rsidRDefault="007870A2"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14" w:type="pct"/>
          </w:tcPr>
          <w:p w14:paraId="63571832" w14:textId="77777777" w:rsidR="007870A2" w:rsidRPr="00246DD6" w:rsidRDefault="007870A2"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1F483146" w14:textId="3861ECCE" w:rsidR="007870A2" w:rsidRDefault="005750C0"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Pr>
                <w:rFonts w:ascii="Garamond" w:eastAsia="MS Mincho" w:hAnsi="Garamond" w:cs="Times New Roman"/>
              </w:rPr>
              <w:t>7/31/2018</w:t>
            </w:r>
          </w:p>
        </w:tc>
      </w:tr>
      <w:tr w:rsidR="00246DD6" w:rsidRPr="00246DD6" w14:paraId="51935775" w14:textId="77777777" w:rsidTr="00246D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4905CE6E" w14:textId="77777777" w:rsidR="00246DD6" w:rsidRPr="00246DD6" w:rsidRDefault="00246DD6" w:rsidP="00246DD6">
            <w:pPr>
              <w:spacing w:after="0"/>
              <w:rPr>
                <w:rFonts w:eastAsia="MS Mincho" w:cs="Times New Roman"/>
              </w:rPr>
            </w:pPr>
            <w:r w:rsidRPr="00246DD6">
              <w:rPr>
                <w:rFonts w:eastAsia="MS Mincho" w:cs="Times New Roman"/>
              </w:rPr>
              <w:t xml:space="preserve">Shared Between all 4 modules (Proposal, Schedule, Upfront, Remnant) </w:t>
            </w:r>
          </w:p>
          <w:p w14:paraId="7ECD2B7F" w14:textId="77777777" w:rsidR="00246DD6" w:rsidRPr="00246DD6" w:rsidRDefault="00246DD6" w:rsidP="002152E5">
            <w:pPr>
              <w:numPr>
                <w:ilvl w:val="0"/>
                <w:numId w:val="70"/>
              </w:numPr>
              <w:tabs>
                <w:tab w:val="left" w:pos="337"/>
              </w:tabs>
              <w:spacing w:after="0"/>
              <w:ind w:left="517" w:hanging="180"/>
              <w:contextualSpacing/>
              <w:rPr>
                <w:rFonts w:eastAsia="MS Mincho" w:cs="Times New Roman"/>
              </w:rPr>
            </w:pPr>
            <w:r w:rsidRPr="00246DD6">
              <w:rPr>
                <w:rFonts w:eastAsia="MS Mincho" w:cs="Times New Roman"/>
              </w:rPr>
              <w:t>Color Codes (Proposal/Schedule complete.  Still have to apply color codes to Upfront/Remnant)</w:t>
            </w:r>
          </w:p>
          <w:p w14:paraId="200AA9AA" w14:textId="77777777" w:rsidR="00246DD6" w:rsidRPr="00246DD6" w:rsidRDefault="00246DD6" w:rsidP="002152E5">
            <w:pPr>
              <w:numPr>
                <w:ilvl w:val="0"/>
                <w:numId w:val="70"/>
              </w:numPr>
              <w:tabs>
                <w:tab w:val="left" w:pos="337"/>
              </w:tabs>
              <w:spacing w:after="0"/>
              <w:ind w:left="517" w:hanging="180"/>
              <w:contextualSpacing/>
              <w:rPr>
                <w:rFonts w:eastAsia="MS Mincho" w:cs="Times New Roman"/>
              </w:rPr>
            </w:pPr>
            <w:r w:rsidRPr="00246DD6">
              <w:rPr>
                <w:rFonts w:eastAsia="MS Mincho" w:cs="Times New Roman"/>
              </w:rPr>
              <w:t xml:space="preserve">Column closing and expanding </w:t>
            </w:r>
          </w:p>
          <w:p w14:paraId="541BA26B" w14:textId="77777777" w:rsidR="00246DD6" w:rsidRPr="00246DD6" w:rsidRDefault="00246DD6" w:rsidP="002152E5">
            <w:pPr>
              <w:numPr>
                <w:ilvl w:val="0"/>
                <w:numId w:val="70"/>
              </w:numPr>
              <w:tabs>
                <w:tab w:val="left" w:pos="337"/>
              </w:tabs>
              <w:spacing w:after="0"/>
              <w:ind w:left="517" w:hanging="180"/>
              <w:contextualSpacing/>
              <w:rPr>
                <w:rFonts w:eastAsia="MS Mincho" w:cs="Times New Roman"/>
              </w:rPr>
            </w:pPr>
            <w:r w:rsidRPr="00246DD6">
              <w:rPr>
                <w:rFonts w:eastAsia="MS Mincho" w:cs="Times New Roman"/>
              </w:rPr>
              <w:t xml:space="preserve">Filter (Multiple filter selection) </w:t>
            </w:r>
          </w:p>
        </w:tc>
        <w:tc>
          <w:tcPr>
            <w:tcW w:w="498" w:type="pct"/>
          </w:tcPr>
          <w:p w14:paraId="4332BD89"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24h</w:t>
            </w:r>
          </w:p>
        </w:tc>
        <w:tc>
          <w:tcPr>
            <w:tcW w:w="656" w:type="pct"/>
          </w:tcPr>
          <w:p w14:paraId="0C9E025F"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7/18/2018</w:t>
            </w:r>
          </w:p>
        </w:tc>
        <w:tc>
          <w:tcPr>
            <w:tcW w:w="647" w:type="pct"/>
          </w:tcPr>
          <w:p w14:paraId="24CDA292"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88" w:type="pct"/>
          </w:tcPr>
          <w:p w14:paraId="7FE28D62"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14" w:type="pct"/>
          </w:tcPr>
          <w:p w14:paraId="3156DA58"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6C03319D"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r>
      <w:tr w:rsidR="00246DD6" w:rsidRPr="00246DD6" w14:paraId="68274660" w14:textId="77777777" w:rsidTr="00E1541A">
        <w:tc>
          <w:tcPr>
            <w:cnfStyle w:val="001000000000" w:firstRow="0" w:lastRow="0" w:firstColumn="1" w:lastColumn="0" w:oddVBand="0" w:evenVBand="0" w:oddHBand="0" w:evenHBand="0" w:firstRowFirstColumn="0" w:firstRowLastColumn="0" w:lastRowFirstColumn="0" w:lastRowLastColumn="0"/>
            <w:tcW w:w="1701" w:type="pct"/>
          </w:tcPr>
          <w:p w14:paraId="1C8F146C" w14:textId="77777777" w:rsidR="00246DD6" w:rsidRPr="00246DD6" w:rsidRDefault="00246DD6" w:rsidP="00246DD6">
            <w:pPr>
              <w:tabs>
                <w:tab w:val="left" w:pos="200"/>
              </w:tabs>
              <w:rPr>
                <w:rFonts w:eastAsia="MS Mincho" w:cs="Times New Roman"/>
              </w:rPr>
            </w:pPr>
            <w:r w:rsidRPr="00246DD6">
              <w:rPr>
                <w:rFonts w:eastAsia="MS Mincho" w:cs="Times New Roman"/>
              </w:rPr>
              <w:t>Upfronts</w:t>
            </w:r>
          </w:p>
        </w:tc>
        <w:tc>
          <w:tcPr>
            <w:tcW w:w="498" w:type="pct"/>
          </w:tcPr>
          <w:p w14:paraId="380F42CF" w14:textId="77777777"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56" w:type="pct"/>
          </w:tcPr>
          <w:p w14:paraId="3C82D54B"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47" w:type="pct"/>
          </w:tcPr>
          <w:p w14:paraId="023D6CC6"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88" w:type="pct"/>
          </w:tcPr>
          <w:p w14:paraId="0982A932"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14" w:type="pct"/>
          </w:tcPr>
          <w:p w14:paraId="74A19EA8"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77508C67"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r>
      <w:tr w:rsidR="00246DD6" w:rsidRPr="00246DD6" w14:paraId="4A2029DD" w14:textId="77777777" w:rsidTr="00246D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45C3AD90" w14:textId="77777777" w:rsidR="00246DD6" w:rsidRPr="00246DD6" w:rsidRDefault="00246DD6" w:rsidP="002152E5">
            <w:pPr>
              <w:numPr>
                <w:ilvl w:val="0"/>
                <w:numId w:val="69"/>
              </w:numPr>
              <w:tabs>
                <w:tab w:val="left" w:pos="200"/>
                <w:tab w:val="left" w:pos="514"/>
              </w:tabs>
              <w:contextualSpacing/>
              <w:rPr>
                <w:rFonts w:eastAsia="MS Mincho" w:cs="Times New Roman"/>
              </w:rPr>
            </w:pPr>
            <w:r w:rsidRPr="00246DD6">
              <w:rPr>
                <w:rFonts w:eastAsia="MS Mincho" w:cs="Times New Roman"/>
              </w:rPr>
              <w:t>Edit Upfront</w:t>
            </w:r>
          </w:p>
        </w:tc>
        <w:tc>
          <w:tcPr>
            <w:tcW w:w="498" w:type="pct"/>
          </w:tcPr>
          <w:p w14:paraId="7EE63B3C"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56" w:type="pct"/>
          </w:tcPr>
          <w:p w14:paraId="617B6967"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47" w:type="pct"/>
          </w:tcPr>
          <w:p w14:paraId="568770F4"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88" w:type="pct"/>
          </w:tcPr>
          <w:p w14:paraId="250526FF"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14" w:type="pct"/>
          </w:tcPr>
          <w:p w14:paraId="51B5BCC2"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44173A30"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r>
      <w:tr w:rsidR="00246DD6" w:rsidRPr="00246DD6" w14:paraId="6BE34B51" w14:textId="77777777" w:rsidTr="00E1541A">
        <w:tc>
          <w:tcPr>
            <w:cnfStyle w:val="001000000000" w:firstRow="0" w:lastRow="0" w:firstColumn="1" w:lastColumn="0" w:oddVBand="0" w:evenVBand="0" w:oddHBand="0" w:evenHBand="0" w:firstRowFirstColumn="0" w:firstRowLastColumn="0" w:lastRowFirstColumn="0" w:lastRowLastColumn="0"/>
            <w:tcW w:w="1701" w:type="pct"/>
          </w:tcPr>
          <w:p w14:paraId="4EF2E8BD" w14:textId="77777777" w:rsidR="00246DD6" w:rsidRPr="00246DD6" w:rsidRDefault="00246DD6" w:rsidP="002152E5">
            <w:pPr>
              <w:numPr>
                <w:ilvl w:val="1"/>
                <w:numId w:val="69"/>
              </w:numPr>
              <w:tabs>
                <w:tab w:val="left" w:pos="200"/>
                <w:tab w:val="left" w:pos="360"/>
                <w:tab w:val="left" w:pos="514"/>
                <w:tab w:val="left" w:pos="697"/>
                <w:tab w:val="left" w:pos="877"/>
              </w:tabs>
              <w:ind w:hanging="833"/>
              <w:contextualSpacing/>
              <w:rPr>
                <w:rFonts w:eastAsia="MS Mincho" w:cs="Times New Roman"/>
              </w:rPr>
            </w:pPr>
            <w:r w:rsidRPr="00246DD6">
              <w:rPr>
                <w:rFonts w:eastAsia="MS Mincho" w:cs="Times New Roman"/>
              </w:rPr>
              <w:t>Save Changes</w:t>
            </w:r>
          </w:p>
        </w:tc>
        <w:tc>
          <w:tcPr>
            <w:tcW w:w="498" w:type="pct"/>
          </w:tcPr>
          <w:p w14:paraId="57D77240" w14:textId="1499C1F3"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56" w:type="pct"/>
          </w:tcPr>
          <w:p w14:paraId="7F46E80C" w14:textId="6A91D301"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sz w:val="16"/>
                <w:szCs w:val="16"/>
              </w:rPr>
            </w:pPr>
          </w:p>
        </w:tc>
        <w:tc>
          <w:tcPr>
            <w:tcW w:w="647" w:type="pct"/>
          </w:tcPr>
          <w:p w14:paraId="5E411CA7"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88" w:type="pct"/>
          </w:tcPr>
          <w:p w14:paraId="02F51C19"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14" w:type="pct"/>
          </w:tcPr>
          <w:p w14:paraId="10438E00"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0AAB6235" w14:textId="6D43B799" w:rsidR="00246DD6" w:rsidRPr="00246DD6" w:rsidRDefault="00C27F03"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6C064E5F" w14:textId="77777777" w:rsidTr="00246D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09CD47E2" w14:textId="77777777" w:rsidR="00246DD6" w:rsidRPr="00246DD6" w:rsidRDefault="00246DD6" w:rsidP="002152E5">
            <w:pPr>
              <w:numPr>
                <w:ilvl w:val="1"/>
                <w:numId w:val="69"/>
              </w:numPr>
              <w:tabs>
                <w:tab w:val="left" w:pos="200"/>
                <w:tab w:val="left" w:pos="360"/>
                <w:tab w:val="left" w:pos="514"/>
                <w:tab w:val="left" w:pos="697"/>
                <w:tab w:val="left" w:pos="877"/>
              </w:tabs>
              <w:ind w:hanging="833"/>
              <w:contextualSpacing/>
              <w:rPr>
                <w:rFonts w:eastAsia="MS Mincho" w:cs="Times New Roman"/>
              </w:rPr>
            </w:pPr>
            <w:r w:rsidRPr="00246DD6">
              <w:rPr>
                <w:rFonts w:eastAsia="MS Mincho" w:cs="Times New Roman"/>
              </w:rPr>
              <w:t>Create Property</w:t>
            </w:r>
          </w:p>
        </w:tc>
        <w:tc>
          <w:tcPr>
            <w:tcW w:w="498" w:type="pct"/>
          </w:tcPr>
          <w:p w14:paraId="234B5A7B"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8</w:t>
            </w:r>
          </w:p>
        </w:tc>
        <w:tc>
          <w:tcPr>
            <w:tcW w:w="656" w:type="pct"/>
          </w:tcPr>
          <w:p w14:paraId="1CDAEF10"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47" w:type="pct"/>
          </w:tcPr>
          <w:p w14:paraId="1611EC24" w14:textId="77777777" w:rsidR="00246DD6" w:rsidRPr="00246DD6" w:rsidRDefault="00246DD6" w:rsidP="007C5F58">
            <w:pP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88" w:type="pct"/>
          </w:tcPr>
          <w:p w14:paraId="489CE4D0"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14" w:type="pct"/>
          </w:tcPr>
          <w:p w14:paraId="4602E132"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778608A3" w14:textId="1C7BE26A" w:rsidR="00246DD6" w:rsidRPr="00246DD6" w:rsidRDefault="007C5F58"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3153D0CD" w14:textId="77777777" w:rsidTr="00E1541A">
        <w:tc>
          <w:tcPr>
            <w:cnfStyle w:val="001000000000" w:firstRow="0" w:lastRow="0" w:firstColumn="1" w:lastColumn="0" w:oddVBand="0" w:evenVBand="0" w:oddHBand="0" w:evenHBand="0" w:firstRowFirstColumn="0" w:firstRowLastColumn="0" w:lastRowFirstColumn="0" w:lastRowLastColumn="0"/>
            <w:tcW w:w="1701" w:type="pct"/>
          </w:tcPr>
          <w:p w14:paraId="48F987C6" w14:textId="77777777" w:rsidR="00246DD6" w:rsidRPr="00246DD6" w:rsidRDefault="00246DD6" w:rsidP="002152E5">
            <w:pPr>
              <w:numPr>
                <w:ilvl w:val="1"/>
                <w:numId w:val="69"/>
              </w:numPr>
              <w:tabs>
                <w:tab w:val="left" w:pos="877"/>
              </w:tabs>
              <w:ind w:hanging="833"/>
              <w:contextualSpacing/>
              <w:rPr>
                <w:rFonts w:eastAsia="MS Mincho" w:cs="Times New Roman"/>
              </w:rPr>
            </w:pPr>
            <w:r w:rsidRPr="00246DD6">
              <w:rPr>
                <w:rFonts w:eastAsia="MS Mincho" w:cs="Times New Roman"/>
              </w:rPr>
              <w:t>Add/Edit Notes</w:t>
            </w:r>
          </w:p>
        </w:tc>
        <w:tc>
          <w:tcPr>
            <w:tcW w:w="498" w:type="pct"/>
          </w:tcPr>
          <w:p w14:paraId="27DA9B1C" w14:textId="57A9C915"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56" w:type="pct"/>
          </w:tcPr>
          <w:p w14:paraId="087D5565"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7/18/2018</w:t>
            </w:r>
          </w:p>
        </w:tc>
        <w:tc>
          <w:tcPr>
            <w:tcW w:w="647" w:type="pct"/>
          </w:tcPr>
          <w:p w14:paraId="4B41BD76"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7/18/2018</w:t>
            </w:r>
          </w:p>
        </w:tc>
        <w:tc>
          <w:tcPr>
            <w:tcW w:w="488" w:type="pct"/>
          </w:tcPr>
          <w:p w14:paraId="340E336E" w14:textId="67C20C5F" w:rsidR="00246DD6" w:rsidRPr="00246DD6" w:rsidRDefault="00246DD6" w:rsidP="007C5F58">
            <w:pP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sz w:val="16"/>
                <w:szCs w:val="16"/>
              </w:rPr>
            </w:pPr>
          </w:p>
        </w:tc>
        <w:tc>
          <w:tcPr>
            <w:tcW w:w="414" w:type="pct"/>
          </w:tcPr>
          <w:p w14:paraId="1FD7DB74"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370AB879" w14:textId="0C79D5CA" w:rsidR="00246DD6" w:rsidRPr="00246DD6" w:rsidRDefault="007C5F58"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7E4B3287" w14:textId="77777777" w:rsidTr="00246D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777E0FF4" w14:textId="77777777" w:rsidR="00246DD6" w:rsidRPr="00246DD6" w:rsidRDefault="00246DD6" w:rsidP="002152E5">
            <w:pPr>
              <w:numPr>
                <w:ilvl w:val="1"/>
                <w:numId w:val="69"/>
              </w:numPr>
              <w:tabs>
                <w:tab w:val="left" w:pos="877"/>
              </w:tabs>
              <w:ind w:hanging="833"/>
              <w:contextualSpacing/>
              <w:rPr>
                <w:rFonts w:eastAsia="MS Mincho" w:cs="Times New Roman"/>
              </w:rPr>
            </w:pPr>
            <w:r w:rsidRPr="00246DD6">
              <w:rPr>
                <w:rFonts w:eastAsia="MS Mincho" w:cs="Times New Roman"/>
              </w:rPr>
              <w:t>Delete Property</w:t>
            </w:r>
          </w:p>
        </w:tc>
        <w:tc>
          <w:tcPr>
            <w:tcW w:w="498" w:type="pct"/>
          </w:tcPr>
          <w:p w14:paraId="3A36E86B"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2</w:t>
            </w:r>
          </w:p>
        </w:tc>
        <w:tc>
          <w:tcPr>
            <w:tcW w:w="656" w:type="pct"/>
          </w:tcPr>
          <w:p w14:paraId="677F368C"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7/18/2018</w:t>
            </w:r>
          </w:p>
        </w:tc>
        <w:tc>
          <w:tcPr>
            <w:tcW w:w="647" w:type="pct"/>
          </w:tcPr>
          <w:p w14:paraId="165C855C"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7/18/2018</w:t>
            </w:r>
          </w:p>
        </w:tc>
        <w:tc>
          <w:tcPr>
            <w:tcW w:w="488" w:type="pct"/>
          </w:tcPr>
          <w:p w14:paraId="7674CE7E" w14:textId="390B50CB"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sz w:val="16"/>
                <w:szCs w:val="16"/>
              </w:rPr>
            </w:pPr>
          </w:p>
        </w:tc>
        <w:tc>
          <w:tcPr>
            <w:tcW w:w="414" w:type="pct"/>
          </w:tcPr>
          <w:p w14:paraId="7A22C130"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225A53BD" w14:textId="5C45D84C" w:rsidR="00246DD6" w:rsidRPr="00246DD6" w:rsidRDefault="007C5F58"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07DFB110" w14:textId="77777777" w:rsidTr="00E1541A">
        <w:tc>
          <w:tcPr>
            <w:cnfStyle w:val="001000000000" w:firstRow="0" w:lastRow="0" w:firstColumn="1" w:lastColumn="0" w:oddVBand="0" w:evenVBand="0" w:oddHBand="0" w:evenHBand="0" w:firstRowFirstColumn="0" w:firstRowLastColumn="0" w:lastRowFirstColumn="0" w:lastRowLastColumn="0"/>
            <w:tcW w:w="1701" w:type="pct"/>
          </w:tcPr>
          <w:p w14:paraId="25DE6014" w14:textId="77777777" w:rsidR="00246DD6" w:rsidRPr="00246DD6" w:rsidRDefault="00246DD6" w:rsidP="002152E5">
            <w:pPr>
              <w:numPr>
                <w:ilvl w:val="1"/>
                <w:numId w:val="69"/>
              </w:numPr>
              <w:tabs>
                <w:tab w:val="left" w:pos="877"/>
              </w:tabs>
              <w:ind w:left="877" w:hanging="270"/>
              <w:contextualSpacing/>
              <w:rPr>
                <w:rFonts w:eastAsia="MS Mincho" w:cs="Times New Roman"/>
              </w:rPr>
            </w:pPr>
            <w:r w:rsidRPr="00246DD6">
              <w:rPr>
                <w:rFonts w:eastAsia="MS Mincho" w:cs="Times New Roman"/>
              </w:rPr>
              <w:t>Approve</w:t>
            </w:r>
          </w:p>
        </w:tc>
        <w:tc>
          <w:tcPr>
            <w:tcW w:w="498" w:type="pct"/>
          </w:tcPr>
          <w:p w14:paraId="5F189CA1" w14:textId="77777777"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4</w:t>
            </w:r>
          </w:p>
        </w:tc>
        <w:tc>
          <w:tcPr>
            <w:tcW w:w="656" w:type="pct"/>
          </w:tcPr>
          <w:p w14:paraId="4E3DC3A0" w14:textId="4972B60C" w:rsidR="00246DD6" w:rsidRPr="00246DD6" w:rsidRDefault="00246DD6" w:rsidP="007870A2">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7/18/2018</w:t>
            </w:r>
          </w:p>
        </w:tc>
        <w:tc>
          <w:tcPr>
            <w:tcW w:w="647" w:type="pct"/>
          </w:tcPr>
          <w:p w14:paraId="3286A39F" w14:textId="7E87BF30"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88" w:type="pct"/>
          </w:tcPr>
          <w:p w14:paraId="723FE413"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sz w:val="16"/>
                <w:szCs w:val="16"/>
              </w:rPr>
            </w:pPr>
          </w:p>
        </w:tc>
        <w:tc>
          <w:tcPr>
            <w:tcW w:w="414" w:type="pct"/>
          </w:tcPr>
          <w:p w14:paraId="181D9A86"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42BDD6A1" w14:textId="1A895EFB" w:rsidR="00246DD6" w:rsidRPr="00246DD6" w:rsidRDefault="007C5F58"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C27F03">
              <w:rPr>
                <w:rFonts w:ascii="Garamond" w:eastAsia="MS Mincho" w:hAnsi="Garamond" w:cs="Times New Roman"/>
                <w:highlight w:val="yellow"/>
              </w:rPr>
              <w:t>8/31/2018</w:t>
            </w:r>
          </w:p>
        </w:tc>
      </w:tr>
      <w:tr w:rsidR="00246DD6" w:rsidRPr="00246DD6" w14:paraId="2B457EDD" w14:textId="77777777" w:rsidTr="00246D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2B986CBC" w14:textId="77777777" w:rsidR="00246DD6" w:rsidRPr="00246DD6" w:rsidRDefault="00246DD6" w:rsidP="002152E5">
            <w:pPr>
              <w:numPr>
                <w:ilvl w:val="1"/>
                <w:numId w:val="69"/>
              </w:numPr>
              <w:tabs>
                <w:tab w:val="left" w:pos="877"/>
              </w:tabs>
              <w:ind w:left="877" w:hanging="270"/>
              <w:contextualSpacing/>
              <w:rPr>
                <w:rFonts w:eastAsia="MS Mincho" w:cs="Times New Roman"/>
              </w:rPr>
            </w:pPr>
            <w:r w:rsidRPr="00246DD6">
              <w:rPr>
                <w:rFonts w:eastAsia="MS Mincho" w:cs="Times New Roman"/>
              </w:rPr>
              <w:t>Unapprove</w:t>
            </w:r>
          </w:p>
        </w:tc>
        <w:tc>
          <w:tcPr>
            <w:tcW w:w="498" w:type="pct"/>
          </w:tcPr>
          <w:p w14:paraId="11902B70"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8</w:t>
            </w:r>
          </w:p>
        </w:tc>
        <w:tc>
          <w:tcPr>
            <w:tcW w:w="656" w:type="pct"/>
          </w:tcPr>
          <w:p w14:paraId="62DF1192" w14:textId="16E6AE87" w:rsidR="00246DD6" w:rsidRPr="00246DD6" w:rsidRDefault="00246DD6" w:rsidP="007870A2">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7/18/2018</w:t>
            </w:r>
          </w:p>
        </w:tc>
        <w:tc>
          <w:tcPr>
            <w:tcW w:w="647" w:type="pct"/>
          </w:tcPr>
          <w:p w14:paraId="22B1FC7C" w14:textId="230D7876"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88" w:type="pct"/>
          </w:tcPr>
          <w:p w14:paraId="212FF0D9"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sz w:val="16"/>
                <w:szCs w:val="16"/>
              </w:rPr>
            </w:pPr>
          </w:p>
        </w:tc>
        <w:tc>
          <w:tcPr>
            <w:tcW w:w="414" w:type="pct"/>
          </w:tcPr>
          <w:p w14:paraId="47377977"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363BB2C2" w14:textId="3955E62A" w:rsidR="00246DD6" w:rsidRPr="00246DD6" w:rsidRDefault="007C5F58"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2336AEA6" w14:textId="77777777" w:rsidTr="00E1541A">
        <w:tc>
          <w:tcPr>
            <w:cnfStyle w:val="001000000000" w:firstRow="0" w:lastRow="0" w:firstColumn="1" w:lastColumn="0" w:oddVBand="0" w:evenVBand="0" w:oddHBand="0" w:evenHBand="0" w:firstRowFirstColumn="0" w:firstRowLastColumn="0" w:lastRowFirstColumn="0" w:lastRowLastColumn="0"/>
            <w:tcW w:w="1701" w:type="pct"/>
          </w:tcPr>
          <w:p w14:paraId="2420BB94" w14:textId="77777777" w:rsidR="00246DD6" w:rsidRPr="00246DD6" w:rsidRDefault="00246DD6" w:rsidP="002152E5">
            <w:pPr>
              <w:numPr>
                <w:ilvl w:val="1"/>
                <w:numId w:val="69"/>
              </w:numPr>
              <w:tabs>
                <w:tab w:val="left" w:pos="877"/>
              </w:tabs>
              <w:ind w:left="877" w:hanging="270"/>
              <w:contextualSpacing/>
              <w:rPr>
                <w:rFonts w:eastAsia="MS Mincho" w:cs="Times New Roman"/>
              </w:rPr>
            </w:pPr>
            <w:r w:rsidRPr="00246DD6">
              <w:rPr>
                <w:rFonts w:eastAsia="MS Mincho" w:cs="Times New Roman"/>
              </w:rPr>
              <w:t>Program Change</w:t>
            </w:r>
          </w:p>
        </w:tc>
        <w:tc>
          <w:tcPr>
            <w:tcW w:w="498" w:type="pct"/>
          </w:tcPr>
          <w:p w14:paraId="16C8E7B2" w14:textId="77777777"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16</w:t>
            </w:r>
          </w:p>
        </w:tc>
        <w:tc>
          <w:tcPr>
            <w:tcW w:w="656" w:type="pct"/>
          </w:tcPr>
          <w:p w14:paraId="346D63B8"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7/18/2018</w:t>
            </w:r>
          </w:p>
        </w:tc>
        <w:tc>
          <w:tcPr>
            <w:tcW w:w="647" w:type="pct"/>
          </w:tcPr>
          <w:p w14:paraId="63974B54" w14:textId="2F6BB9D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88" w:type="pct"/>
          </w:tcPr>
          <w:p w14:paraId="3E31CC47"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sz w:val="16"/>
                <w:szCs w:val="16"/>
              </w:rPr>
            </w:pPr>
          </w:p>
        </w:tc>
        <w:tc>
          <w:tcPr>
            <w:tcW w:w="414" w:type="pct"/>
          </w:tcPr>
          <w:p w14:paraId="177695D0"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3B5E141F" w14:textId="41DA18CE" w:rsidR="00246DD6" w:rsidRPr="00246DD6" w:rsidRDefault="007C5F58"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4712590B" w14:textId="77777777" w:rsidTr="00246D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03D6D16D" w14:textId="77777777" w:rsidR="00246DD6" w:rsidRPr="00246DD6" w:rsidRDefault="00246DD6" w:rsidP="002152E5">
            <w:pPr>
              <w:numPr>
                <w:ilvl w:val="1"/>
                <w:numId w:val="69"/>
              </w:numPr>
              <w:tabs>
                <w:tab w:val="left" w:pos="877"/>
              </w:tabs>
              <w:ind w:left="877" w:hanging="270"/>
              <w:contextualSpacing/>
              <w:rPr>
                <w:rFonts w:eastAsia="MS Mincho" w:cs="Times New Roman"/>
              </w:rPr>
            </w:pPr>
            <w:r w:rsidRPr="00246DD6">
              <w:rPr>
                <w:rFonts w:eastAsia="MS Mincho" w:cs="Times New Roman"/>
              </w:rPr>
              <w:lastRenderedPageBreak/>
              <w:t>Create Upfront Expansion</w:t>
            </w:r>
          </w:p>
        </w:tc>
        <w:tc>
          <w:tcPr>
            <w:tcW w:w="498" w:type="pct"/>
          </w:tcPr>
          <w:p w14:paraId="632D0223"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N/A</w:t>
            </w:r>
          </w:p>
        </w:tc>
        <w:tc>
          <w:tcPr>
            <w:tcW w:w="656" w:type="pct"/>
          </w:tcPr>
          <w:p w14:paraId="50B7D3C1"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N/A</w:t>
            </w:r>
          </w:p>
        </w:tc>
        <w:tc>
          <w:tcPr>
            <w:tcW w:w="647" w:type="pct"/>
          </w:tcPr>
          <w:p w14:paraId="37436130"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sz w:val="16"/>
                <w:szCs w:val="16"/>
              </w:rPr>
            </w:pPr>
            <w:r w:rsidRPr="00246DD6">
              <w:rPr>
                <w:rFonts w:ascii="Garamond" w:eastAsia="MS Mincho" w:hAnsi="Garamond" w:cs="Times New Roman"/>
              </w:rPr>
              <w:t>N/A</w:t>
            </w:r>
          </w:p>
        </w:tc>
        <w:tc>
          <w:tcPr>
            <w:tcW w:w="488" w:type="pct"/>
          </w:tcPr>
          <w:p w14:paraId="2EF4529E"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sz w:val="16"/>
                <w:szCs w:val="16"/>
              </w:rPr>
            </w:pPr>
            <w:r w:rsidRPr="00246DD6">
              <w:rPr>
                <w:rFonts w:ascii="Garamond" w:eastAsia="MS Mincho" w:hAnsi="Garamond" w:cs="Times New Roman"/>
              </w:rPr>
              <w:t>N/A</w:t>
            </w:r>
          </w:p>
        </w:tc>
        <w:tc>
          <w:tcPr>
            <w:tcW w:w="414" w:type="pct"/>
          </w:tcPr>
          <w:p w14:paraId="6E124B9E"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N/A</w:t>
            </w:r>
          </w:p>
        </w:tc>
        <w:tc>
          <w:tcPr>
            <w:tcW w:w="596" w:type="pct"/>
          </w:tcPr>
          <w:p w14:paraId="4EEBCC88"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N/A</w:t>
            </w:r>
          </w:p>
        </w:tc>
      </w:tr>
      <w:tr w:rsidR="00246DD6" w:rsidRPr="00246DD6" w14:paraId="58CD5631" w14:textId="77777777" w:rsidTr="00E1541A">
        <w:tc>
          <w:tcPr>
            <w:cnfStyle w:val="001000000000" w:firstRow="0" w:lastRow="0" w:firstColumn="1" w:lastColumn="0" w:oddVBand="0" w:evenVBand="0" w:oddHBand="0" w:evenHBand="0" w:firstRowFirstColumn="0" w:firstRowLastColumn="0" w:lastRowFirstColumn="0" w:lastRowLastColumn="0"/>
            <w:tcW w:w="1701" w:type="pct"/>
          </w:tcPr>
          <w:p w14:paraId="25EEDA75" w14:textId="77777777" w:rsidR="00246DD6" w:rsidRPr="00246DD6" w:rsidRDefault="00246DD6" w:rsidP="002152E5">
            <w:pPr>
              <w:numPr>
                <w:ilvl w:val="1"/>
                <w:numId w:val="69"/>
              </w:numPr>
              <w:tabs>
                <w:tab w:val="left" w:pos="877"/>
              </w:tabs>
              <w:ind w:left="877" w:hanging="270"/>
              <w:contextualSpacing/>
              <w:rPr>
                <w:rFonts w:eastAsia="MS Mincho" w:cs="Times New Roman"/>
              </w:rPr>
            </w:pPr>
            <w:r w:rsidRPr="00246DD6">
              <w:rPr>
                <w:rFonts w:eastAsia="MS Mincho" w:cs="Times New Roman"/>
              </w:rPr>
              <w:t>Manager Upfront Expansion</w:t>
            </w:r>
          </w:p>
        </w:tc>
        <w:tc>
          <w:tcPr>
            <w:tcW w:w="498" w:type="pct"/>
          </w:tcPr>
          <w:p w14:paraId="573F7DB7" w14:textId="77777777"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N/A</w:t>
            </w:r>
          </w:p>
        </w:tc>
        <w:tc>
          <w:tcPr>
            <w:tcW w:w="656" w:type="pct"/>
          </w:tcPr>
          <w:p w14:paraId="39C6ACB3"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N/A</w:t>
            </w:r>
          </w:p>
        </w:tc>
        <w:tc>
          <w:tcPr>
            <w:tcW w:w="647" w:type="pct"/>
          </w:tcPr>
          <w:p w14:paraId="15DC12FD"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N/A</w:t>
            </w:r>
          </w:p>
        </w:tc>
        <w:tc>
          <w:tcPr>
            <w:tcW w:w="488" w:type="pct"/>
          </w:tcPr>
          <w:p w14:paraId="36D14416"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N/A</w:t>
            </w:r>
          </w:p>
        </w:tc>
        <w:tc>
          <w:tcPr>
            <w:tcW w:w="414" w:type="pct"/>
          </w:tcPr>
          <w:p w14:paraId="152DC11C"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N/A</w:t>
            </w:r>
          </w:p>
        </w:tc>
        <w:tc>
          <w:tcPr>
            <w:tcW w:w="596" w:type="pct"/>
          </w:tcPr>
          <w:p w14:paraId="1755FCBB"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N/A</w:t>
            </w:r>
          </w:p>
        </w:tc>
      </w:tr>
      <w:tr w:rsidR="00246DD6" w:rsidRPr="00246DD6" w14:paraId="26CA7D61" w14:textId="77777777" w:rsidTr="00246D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587081D9" w14:textId="77777777" w:rsidR="00246DD6" w:rsidRPr="00246DD6" w:rsidRDefault="00246DD6" w:rsidP="002152E5">
            <w:pPr>
              <w:numPr>
                <w:ilvl w:val="1"/>
                <w:numId w:val="69"/>
              </w:numPr>
              <w:tabs>
                <w:tab w:val="left" w:pos="877"/>
              </w:tabs>
              <w:ind w:left="877" w:hanging="270"/>
              <w:contextualSpacing/>
              <w:rPr>
                <w:rFonts w:eastAsia="MS Mincho" w:cs="Times New Roman"/>
              </w:rPr>
            </w:pPr>
            <w:r w:rsidRPr="00246DD6">
              <w:rPr>
                <w:rFonts w:eastAsia="MS Mincho" w:cs="Times New Roman"/>
              </w:rPr>
              <w:t>Update Deal Point Data</w:t>
            </w:r>
          </w:p>
        </w:tc>
        <w:tc>
          <w:tcPr>
            <w:tcW w:w="498" w:type="pct"/>
          </w:tcPr>
          <w:p w14:paraId="6F3238D2"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2</w:t>
            </w:r>
          </w:p>
        </w:tc>
        <w:tc>
          <w:tcPr>
            <w:tcW w:w="656" w:type="pct"/>
          </w:tcPr>
          <w:p w14:paraId="74BACC11"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7/18/2018</w:t>
            </w:r>
          </w:p>
        </w:tc>
        <w:tc>
          <w:tcPr>
            <w:tcW w:w="647" w:type="pct"/>
          </w:tcPr>
          <w:p w14:paraId="3D33AB13" w14:textId="66F6656F"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88" w:type="pct"/>
          </w:tcPr>
          <w:p w14:paraId="0236DE55"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sz w:val="16"/>
                <w:szCs w:val="16"/>
              </w:rPr>
            </w:pPr>
          </w:p>
        </w:tc>
        <w:tc>
          <w:tcPr>
            <w:tcW w:w="414" w:type="pct"/>
          </w:tcPr>
          <w:p w14:paraId="0DFC21F9"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1CAFFEB1" w14:textId="7264A856" w:rsidR="00246DD6" w:rsidRPr="00246DD6" w:rsidRDefault="007C5F58"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055422D5" w14:textId="77777777" w:rsidTr="00E1541A">
        <w:tc>
          <w:tcPr>
            <w:cnfStyle w:val="001000000000" w:firstRow="0" w:lastRow="0" w:firstColumn="1" w:lastColumn="0" w:oddVBand="0" w:evenVBand="0" w:oddHBand="0" w:evenHBand="0" w:firstRowFirstColumn="0" w:firstRowLastColumn="0" w:lastRowFirstColumn="0" w:lastRowLastColumn="0"/>
            <w:tcW w:w="1701" w:type="pct"/>
          </w:tcPr>
          <w:p w14:paraId="4138CB1A" w14:textId="77777777" w:rsidR="00246DD6" w:rsidRPr="00246DD6" w:rsidRDefault="00246DD6" w:rsidP="002152E5">
            <w:pPr>
              <w:numPr>
                <w:ilvl w:val="1"/>
                <w:numId w:val="69"/>
              </w:numPr>
              <w:tabs>
                <w:tab w:val="left" w:pos="877"/>
              </w:tabs>
              <w:ind w:left="877" w:hanging="270"/>
              <w:contextualSpacing/>
              <w:rPr>
                <w:rFonts w:eastAsia="MS Mincho" w:cs="Times New Roman"/>
              </w:rPr>
            </w:pPr>
            <w:r w:rsidRPr="00246DD6">
              <w:rPr>
                <w:rFonts w:eastAsia="MS Mincho" w:cs="Times New Roman"/>
              </w:rPr>
              <w:t>Export</w:t>
            </w:r>
          </w:p>
        </w:tc>
        <w:tc>
          <w:tcPr>
            <w:tcW w:w="498" w:type="pct"/>
          </w:tcPr>
          <w:p w14:paraId="3AD48E9F" w14:textId="77777777"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8</w:t>
            </w:r>
          </w:p>
        </w:tc>
        <w:tc>
          <w:tcPr>
            <w:tcW w:w="656" w:type="pct"/>
          </w:tcPr>
          <w:p w14:paraId="07702C01"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7/18/2018</w:t>
            </w:r>
          </w:p>
        </w:tc>
        <w:tc>
          <w:tcPr>
            <w:tcW w:w="647" w:type="pct"/>
          </w:tcPr>
          <w:p w14:paraId="7554C55A" w14:textId="1A9AEF32"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sz w:val="16"/>
                <w:szCs w:val="16"/>
              </w:rPr>
            </w:pPr>
          </w:p>
        </w:tc>
        <w:tc>
          <w:tcPr>
            <w:tcW w:w="488" w:type="pct"/>
          </w:tcPr>
          <w:p w14:paraId="5024073A"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sz w:val="16"/>
                <w:szCs w:val="16"/>
              </w:rPr>
            </w:pPr>
          </w:p>
        </w:tc>
        <w:tc>
          <w:tcPr>
            <w:tcW w:w="414" w:type="pct"/>
          </w:tcPr>
          <w:p w14:paraId="11362DE4"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668B33EE" w14:textId="76B64FA6" w:rsidR="00246DD6" w:rsidRPr="00246DD6" w:rsidRDefault="007C5F58"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5425B45E" w14:textId="77777777" w:rsidTr="00246D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07C8F20A" w14:textId="77777777" w:rsidR="00246DD6" w:rsidRPr="00246DD6" w:rsidRDefault="00246DD6" w:rsidP="002152E5">
            <w:pPr>
              <w:numPr>
                <w:ilvl w:val="1"/>
                <w:numId w:val="69"/>
              </w:numPr>
              <w:tabs>
                <w:tab w:val="left" w:pos="877"/>
              </w:tabs>
              <w:ind w:left="877" w:hanging="270"/>
              <w:contextualSpacing/>
              <w:rPr>
                <w:rFonts w:eastAsia="MS Mincho" w:cs="Times New Roman"/>
              </w:rPr>
            </w:pPr>
            <w:r w:rsidRPr="00246DD6">
              <w:rPr>
                <w:rFonts w:eastAsia="MS Mincho" w:cs="Times New Roman"/>
              </w:rPr>
              <w:t>Permissions</w:t>
            </w:r>
          </w:p>
        </w:tc>
        <w:tc>
          <w:tcPr>
            <w:tcW w:w="498" w:type="pct"/>
          </w:tcPr>
          <w:p w14:paraId="42FA2700"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56" w:type="pct"/>
          </w:tcPr>
          <w:p w14:paraId="11B6FBC7"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47" w:type="pct"/>
          </w:tcPr>
          <w:p w14:paraId="33E5AD6D"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88" w:type="pct"/>
          </w:tcPr>
          <w:p w14:paraId="0D3B07EA"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sz w:val="16"/>
                <w:szCs w:val="16"/>
              </w:rPr>
            </w:pPr>
          </w:p>
        </w:tc>
        <w:tc>
          <w:tcPr>
            <w:tcW w:w="414" w:type="pct"/>
          </w:tcPr>
          <w:p w14:paraId="2CAB6344"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460BF794" w14:textId="260EC357" w:rsidR="00246DD6" w:rsidRPr="00246DD6" w:rsidRDefault="007C5F58"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0DED6252" w14:textId="77777777" w:rsidTr="00E1541A">
        <w:tc>
          <w:tcPr>
            <w:cnfStyle w:val="001000000000" w:firstRow="0" w:lastRow="0" w:firstColumn="1" w:lastColumn="0" w:oddVBand="0" w:evenVBand="0" w:oddHBand="0" w:evenHBand="0" w:firstRowFirstColumn="0" w:firstRowLastColumn="0" w:lastRowFirstColumn="0" w:lastRowLastColumn="0"/>
            <w:tcW w:w="1701" w:type="pct"/>
          </w:tcPr>
          <w:p w14:paraId="45855E8D" w14:textId="77777777" w:rsidR="00246DD6" w:rsidRPr="00246DD6" w:rsidRDefault="00246DD6" w:rsidP="002152E5">
            <w:pPr>
              <w:numPr>
                <w:ilvl w:val="0"/>
                <w:numId w:val="69"/>
              </w:numPr>
              <w:tabs>
                <w:tab w:val="left" w:pos="877"/>
              </w:tabs>
              <w:ind w:left="517"/>
              <w:contextualSpacing/>
              <w:rPr>
                <w:rFonts w:eastAsia="MS Mincho" w:cs="Times New Roman"/>
              </w:rPr>
            </w:pPr>
            <w:r w:rsidRPr="00246DD6">
              <w:rPr>
                <w:rFonts w:eastAsia="MS Mincho" w:cs="Times New Roman"/>
              </w:rPr>
              <w:t>View Upfront</w:t>
            </w:r>
          </w:p>
        </w:tc>
        <w:tc>
          <w:tcPr>
            <w:tcW w:w="498" w:type="pct"/>
          </w:tcPr>
          <w:p w14:paraId="28893059" w14:textId="77777777"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2</w:t>
            </w:r>
          </w:p>
        </w:tc>
        <w:tc>
          <w:tcPr>
            <w:tcW w:w="656" w:type="pct"/>
          </w:tcPr>
          <w:p w14:paraId="32109A1A"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47" w:type="pct"/>
          </w:tcPr>
          <w:p w14:paraId="41F4B422"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88" w:type="pct"/>
          </w:tcPr>
          <w:p w14:paraId="63AF4A46"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sz w:val="16"/>
                <w:szCs w:val="16"/>
              </w:rPr>
            </w:pPr>
          </w:p>
        </w:tc>
        <w:tc>
          <w:tcPr>
            <w:tcW w:w="414" w:type="pct"/>
          </w:tcPr>
          <w:p w14:paraId="56C15C09"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52F4A1BB" w14:textId="5700F94F" w:rsidR="00246DD6" w:rsidRPr="00246DD6" w:rsidRDefault="007C5F58"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57D12495" w14:textId="77777777" w:rsidTr="00246D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74DF8FF4" w14:textId="0F6F0CEC" w:rsidR="00246DD6" w:rsidRPr="00246DD6" w:rsidRDefault="007C5F58" w:rsidP="007C5F58">
            <w:pPr>
              <w:numPr>
                <w:ilvl w:val="0"/>
                <w:numId w:val="69"/>
              </w:numPr>
              <w:tabs>
                <w:tab w:val="left" w:pos="877"/>
              </w:tabs>
              <w:ind w:left="517"/>
              <w:contextualSpacing/>
              <w:rPr>
                <w:rFonts w:eastAsia="MS Mincho" w:cs="Times New Roman"/>
              </w:rPr>
            </w:pPr>
            <w:r>
              <w:rPr>
                <w:rFonts w:eastAsia="MS Mincho" w:cs="Times New Roman"/>
              </w:rPr>
              <w:t>Display All Upfronts</w:t>
            </w:r>
          </w:p>
        </w:tc>
        <w:tc>
          <w:tcPr>
            <w:tcW w:w="498" w:type="pct"/>
          </w:tcPr>
          <w:p w14:paraId="3FA28B56"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0</w:t>
            </w:r>
          </w:p>
        </w:tc>
        <w:tc>
          <w:tcPr>
            <w:tcW w:w="656" w:type="pct"/>
          </w:tcPr>
          <w:p w14:paraId="59C83A48"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7/18/2018</w:t>
            </w:r>
          </w:p>
        </w:tc>
        <w:tc>
          <w:tcPr>
            <w:tcW w:w="647" w:type="pct"/>
          </w:tcPr>
          <w:p w14:paraId="7170C667"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7/18/2018</w:t>
            </w:r>
          </w:p>
        </w:tc>
        <w:tc>
          <w:tcPr>
            <w:tcW w:w="488" w:type="pct"/>
          </w:tcPr>
          <w:p w14:paraId="0E784CFD" w14:textId="324F78D3"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sz w:val="16"/>
                <w:szCs w:val="16"/>
              </w:rPr>
            </w:pPr>
          </w:p>
        </w:tc>
        <w:tc>
          <w:tcPr>
            <w:tcW w:w="414" w:type="pct"/>
          </w:tcPr>
          <w:p w14:paraId="382E4B38"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63087DDB" w14:textId="46A37A5B" w:rsidR="00246DD6" w:rsidRPr="00246DD6" w:rsidRDefault="007C5F58"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3EF793FF" w14:textId="77777777" w:rsidTr="00246DD6">
        <w:tc>
          <w:tcPr>
            <w:cnfStyle w:val="001000000000" w:firstRow="0" w:lastRow="0" w:firstColumn="1" w:lastColumn="0" w:oddVBand="0" w:evenVBand="0" w:oddHBand="0" w:evenHBand="0" w:firstRowFirstColumn="0" w:firstRowLastColumn="0" w:lastRowFirstColumn="0" w:lastRowLastColumn="0"/>
            <w:tcW w:w="1701" w:type="pct"/>
          </w:tcPr>
          <w:p w14:paraId="57A8613E" w14:textId="77777777" w:rsidR="00246DD6" w:rsidRPr="00246DD6" w:rsidRDefault="00246DD6" w:rsidP="00246DD6">
            <w:pPr>
              <w:tabs>
                <w:tab w:val="left" w:pos="877"/>
              </w:tabs>
              <w:rPr>
                <w:rFonts w:eastAsia="MS Mincho" w:cs="Times New Roman"/>
              </w:rPr>
            </w:pPr>
            <w:r w:rsidRPr="00246DD6">
              <w:rPr>
                <w:rFonts w:eastAsia="MS Mincho" w:cs="Times New Roman"/>
              </w:rPr>
              <w:t>Remnants</w:t>
            </w:r>
          </w:p>
        </w:tc>
        <w:tc>
          <w:tcPr>
            <w:tcW w:w="498" w:type="pct"/>
          </w:tcPr>
          <w:p w14:paraId="71A773DE" w14:textId="77777777"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56" w:type="pct"/>
          </w:tcPr>
          <w:p w14:paraId="4014FE84"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47" w:type="pct"/>
          </w:tcPr>
          <w:p w14:paraId="0074D2F7"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88" w:type="pct"/>
          </w:tcPr>
          <w:p w14:paraId="1CCE0C5F"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sz w:val="16"/>
                <w:szCs w:val="16"/>
              </w:rPr>
            </w:pPr>
          </w:p>
        </w:tc>
        <w:tc>
          <w:tcPr>
            <w:tcW w:w="414" w:type="pct"/>
          </w:tcPr>
          <w:p w14:paraId="27BD6CA9"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28FE4DB3"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r>
      <w:tr w:rsidR="00246DD6" w:rsidRPr="00246DD6" w14:paraId="1E78A56D" w14:textId="77777777" w:rsidTr="00E154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3AF5762A" w14:textId="77777777" w:rsidR="00246DD6" w:rsidRPr="00246DD6" w:rsidRDefault="00246DD6" w:rsidP="002152E5">
            <w:pPr>
              <w:numPr>
                <w:ilvl w:val="0"/>
                <w:numId w:val="69"/>
              </w:numPr>
              <w:tabs>
                <w:tab w:val="left" w:pos="357"/>
                <w:tab w:val="left" w:pos="517"/>
                <w:tab w:val="left" w:pos="877"/>
              </w:tabs>
              <w:contextualSpacing/>
              <w:rPr>
                <w:rFonts w:eastAsia="MS Mincho" w:cs="Times New Roman"/>
              </w:rPr>
            </w:pPr>
            <w:r w:rsidRPr="00246DD6">
              <w:rPr>
                <w:rFonts w:eastAsia="MS Mincho" w:cs="Times New Roman"/>
              </w:rPr>
              <w:t xml:space="preserve">Edit Remnant </w:t>
            </w:r>
          </w:p>
        </w:tc>
        <w:tc>
          <w:tcPr>
            <w:tcW w:w="498" w:type="pct"/>
          </w:tcPr>
          <w:p w14:paraId="75C30737"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56" w:type="pct"/>
          </w:tcPr>
          <w:p w14:paraId="55F8C0A4"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47" w:type="pct"/>
          </w:tcPr>
          <w:p w14:paraId="43033090"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88" w:type="pct"/>
          </w:tcPr>
          <w:p w14:paraId="6C6AEE1C"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sz w:val="16"/>
                <w:szCs w:val="16"/>
              </w:rPr>
            </w:pPr>
          </w:p>
        </w:tc>
        <w:tc>
          <w:tcPr>
            <w:tcW w:w="414" w:type="pct"/>
          </w:tcPr>
          <w:p w14:paraId="5D3D944B"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1E6EDF49" w14:textId="15A90C91" w:rsidR="00246DD6" w:rsidRPr="00246DD6" w:rsidRDefault="007C5F58"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54DB190A" w14:textId="77777777" w:rsidTr="00246DD6">
        <w:tc>
          <w:tcPr>
            <w:cnfStyle w:val="001000000000" w:firstRow="0" w:lastRow="0" w:firstColumn="1" w:lastColumn="0" w:oddVBand="0" w:evenVBand="0" w:oddHBand="0" w:evenHBand="0" w:firstRowFirstColumn="0" w:firstRowLastColumn="0" w:lastRowFirstColumn="0" w:lastRowLastColumn="0"/>
            <w:tcW w:w="1701" w:type="pct"/>
          </w:tcPr>
          <w:p w14:paraId="156EF907" w14:textId="77777777" w:rsidR="00246DD6" w:rsidRPr="00246DD6" w:rsidRDefault="00246DD6" w:rsidP="002152E5">
            <w:pPr>
              <w:numPr>
                <w:ilvl w:val="1"/>
                <w:numId w:val="69"/>
              </w:numPr>
              <w:tabs>
                <w:tab w:val="left" w:pos="877"/>
              </w:tabs>
              <w:ind w:left="877" w:hanging="270"/>
              <w:contextualSpacing/>
              <w:rPr>
                <w:rFonts w:eastAsia="MS Mincho" w:cs="Times New Roman"/>
              </w:rPr>
            </w:pPr>
            <w:r w:rsidRPr="00246DD6">
              <w:rPr>
                <w:rFonts w:eastAsia="MS Mincho" w:cs="Times New Roman"/>
              </w:rPr>
              <w:t>Save Changes</w:t>
            </w:r>
            <w:r w:rsidRPr="00246DD6">
              <w:rPr>
                <w:rFonts w:eastAsia="MS Mincho" w:cs="Times New Roman"/>
                <w:vertAlign w:val="superscript"/>
              </w:rPr>
              <w:footnoteReference w:id="5"/>
            </w:r>
          </w:p>
        </w:tc>
        <w:tc>
          <w:tcPr>
            <w:tcW w:w="498" w:type="pct"/>
          </w:tcPr>
          <w:p w14:paraId="5D543E62" w14:textId="77777777"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56" w:type="pct"/>
          </w:tcPr>
          <w:p w14:paraId="03EA2254"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47" w:type="pct"/>
          </w:tcPr>
          <w:p w14:paraId="48339322"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88" w:type="pct"/>
          </w:tcPr>
          <w:p w14:paraId="7DA0560A"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sz w:val="16"/>
                <w:szCs w:val="16"/>
              </w:rPr>
            </w:pPr>
          </w:p>
        </w:tc>
        <w:tc>
          <w:tcPr>
            <w:tcW w:w="414" w:type="pct"/>
          </w:tcPr>
          <w:p w14:paraId="0B11C3E8"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439561F0" w14:textId="054DAB38" w:rsidR="00246DD6" w:rsidRPr="00246DD6" w:rsidRDefault="007C5F58"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566B732E" w14:textId="77777777" w:rsidTr="00E154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745C8133" w14:textId="77777777" w:rsidR="00246DD6" w:rsidRPr="00246DD6" w:rsidRDefault="00246DD6" w:rsidP="002152E5">
            <w:pPr>
              <w:numPr>
                <w:ilvl w:val="1"/>
                <w:numId w:val="69"/>
              </w:numPr>
              <w:tabs>
                <w:tab w:val="left" w:pos="877"/>
              </w:tabs>
              <w:ind w:left="877" w:hanging="270"/>
              <w:contextualSpacing/>
              <w:rPr>
                <w:rFonts w:eastAsia="MS Mincho" w:cs="Times New Roman"/>
              </w:rPr>
            </w:pPr>
            <w:r w:rsidRPr="00246DD6">
              <w:rPr>
                <w:rFonts w:eastAsia="MS Mincho" w:cs="Times New Roman"/>
              </w:rPr>
              <w:t xml:space="preserve">Create Property </w:t>
            </w:r>
            <w:r w:rsidRPr="00246DD6">
              <w:rPr>
                <w:rFonts w:eastAsia="MS Mincho" w:cs="Times New Roman"/>
                <w:vertAlign w:val="superscript"/>
              </w:rPr>
              <w:footnoteReference w:id="6"/>
            </w:r>
          </w:p>
        </w:tc>
        <w:tc>
          <w:tcPr>
            <w:tcW w:w="498" w:type="pct"/>
          </w:tcPr>
          <w:p w14:paraId="1BD5894D"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2</w:t>
            </w:r>
          </w:p>
        </w:tc>
        <w:tc>
          <w:tcPr>
            <w:tcW w:w="656" w:type="pct"/>
          </w:tcPr>
          <w:p w14:paraId="6A01078B"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47" w:type="pct"/>
          </w:tcPr>
          <w:p w14:paraId="448B3EA8"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88" w:type="pct"/>
          </w:tcPr>
          <w:p w14:paraId="2CEF80BC"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sz w:val="16"/>
                <w:szCs w:val="16"/>
              </w:rPr>
            </w:pPr>
          </w:p>
        </w:tc>
        <w:tc>
          <w:tcPr>
            <w:tcW w:w="414" w:type="pct"/>
          </w:tcPr>
          <w:p w14:paraId="7B2A6DA2"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25BCC8AE" w14:textId="1FFF1EC2" w:rsidR="00246DD6" w:rsidRPr="00246DD6" w:rsidRDefault="007C5F58"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365BFFE4" w14:textId="77777777" w:rsidTr="00246DD6">
        <w:tc>
          <w:tcPr>
            <w:cnfStyle w:val="001000000000" w:firstRow="0" w:lastRow="0" w:firstColumn="1" w:lastColumn="0" w:oddVBand="0" w:evenVBand="0" w:oddHBand="0" w:evenHBand="0" w:firstRowFirstColumn="0" w:firstRowLastColumn="0" w:lastRowFirstColumn="0" w:lastRowLastColumn="0"/>
            <w:tcW w:w="1701" w:type="pct"/>
          </w:tcPr>
          <w:p w14:paraId="732E9FD9" w14:textId="77777777" w:rsidR="00246DD6" w:rsidRPr="00246DD6" w:rsidRDefault="00246DD6" w:rsidP="002152E5">
            <w:pPr>
              <w:numPr>
                <w:ilvl w:val="1"/>
                <w:numId w:val="69"/>
              </w:numPr>
              <w:tabs>
                <w:tab w:val="left" w:pos="877"/>
              </w:tabs>
              <w:ind w:left="877" w:hanging="270"/>
              <w:contextualSpacing/>
              <w:rPr>
                <w:rFonts w:eastAsia="MS Mincho" w:cs="Times New Roman"/>
              </w:rPr>
            </w:pPr>
            <w:r w:rsidRPr="00246DD6">
              <w:rPr>
                <w:rFonts w:eastAsia="MS Mincho" w:cs="Times New Roman"/>
              </w:rPr>
              <w:t xml:space="preserve">Add/Edit Notes </w:t>
            </w:r>
            <w:r w:rsidRPr="00246DD6">
              <w:rPr>
                <w:rFonts w:eastAsia="MS Mincho" w:cs="Times New Roman"/>
                <w:vertAlign w:val="superscript"/>
              </w:rPr>
              <w:footnoteReference w:id="7"/>
            </w:r>
          </w:p>
        </w:tc>
        <w:tc>
          <w:tcPr>
            <w:tcW w:w="498" w:type="pct"/>
          </w:tcPr>
          <w:p w14:paraId="5EB73680" w14:textId="77777777"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0</w:t>
            </w:r>
          </w:p>
        </w:tc>
        <w:tc>
          <w:tcPr>
            <w:tcW w:w="656" w:type="pct"/>
          </w:tcPr>
          <w:p w14:paraId="35B2B148"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7/18/2018</w:t>
            </w:r>
          </w:p>
        </w:tc>
        <w:tc>
          <w:tcPr>
            <w:tcW w:w="647" w:type="pct"/>
          </w:tcPr>
          <w:p w14:paraId="2347D666"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7/18/2018</w:t>
            </w:r>
          </w:p>
        </w:tc>
        <w:tc>
          <w:tcPr>
            <w:tcW w:w="488" w:type="pct"/>
          </w:tcPr>
          <w:p w14:paraId="15F8C639" w14:textId="194BAF1A"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sz w:val="16"/>
                <w:szCs w:val="16"/>
              </w:rPr>
            </w:pPr>
          </w:p>
        </w:tc>
        <w:tc>
          <w:tcPr>
            <w:tcW w:w="414" w:type="pct"/>
          </w:tcPr>
          <w:p w14:paraId="03D930E8"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3E35F099" w14:textId="2BAC99C3" w:rsidR="00246DD6" w:rsidRPr="00246DD6" w:rsidRDefault="007C5F58"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031434C9" w14:textId="77777777" w:rsidTr="00E154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02748D4C" w14:textId="77777777" w:rsidR="00246DD6" w:rsidRPr="00246DD6" w:rsidRDefault="00246DD6" w:rsidP="002152E5">
            <w:pPr>
              <w:numPr>
                <w:ilvl w:val="1"/>
                <w:numId w:val="69"/>
              </w:numPr>
              <w:tabs>
                <w:tab w:val="left" w:pos="877"/>
              </w:tabs>
              <w:ind w:left="877" w:hanging="270"/>
              <w:contextualSpacing/>
              <w:rPr>
                <w:rFonts w:eastAsia="MS Mincho" w:cs="Times New Roman"/>
              </w:rPr>
            </w:pPr>
            <w:r w:rsidRPr="00246DD6">
              <w:rPr>
                <w:rFonts w:eastAsia="MS Mincho" w:cs="Times New Roman"/>
              </w:rPr>
              <w:t>Delete Property</w:t>
            </w:r>
          </w:p>
        </w:tc>
        <w:tc>
          <w:tcPr>
            <w:tcW w:w="498" w:type="pct"/>
          </w:tcPr>
          <w:p w14:paraId="4C5D4A51"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2</w:t>
            </w:r>
          </w:p>
        </w:tc>
        <w:tc>
          <w:tcPr>
            <w:tcW w:w="656" w:type="pct"/>
          </w:tcPr>
          <w:p w14:paraId="31F8D7A0"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7/18/2018</w:t>
            </w:r>
          </w:p>
        </w:tc>
        <w:tc>
          <w:tcPr>
            <w:tcW w:w="647" w:type="pct"/>
          </w:tcPr>
          <w:p w14:paraId="3274E992"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7/18/2018</w:t>
            </w:r>
          </w:p>
        </w:tc>
        <w:tc>
          <w:tcPr>
            <w:tcW w:w="488" w:type="pct"/>
          </w:tcPr>
          <w:p w14:paraId="4A3154B7" w14:textId="1793A0A3"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sz w:val="16"/>
                <w:szCs w:val="16"/>
              </w:rPr>
            </w:pPr>
          </w:p>
        </w:tc>
        <w:tc>
          <w:tcPr>
            <w:tcW w:w="414" w:type="pct"/>
          </w:tcPr>
          <w:p w14:paraId="618BBFAE"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49454FD3" w14:textId="4A6E199A" w:rsidR="00246DD6" w:rsidRPr="00246DD6" w:rsidRDefault="007C5F58"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3FD88468" w14:textId="77777777" w:rsidTr="00246DD6">
        <w:tc>
          <w:tcPr>
            <w:cnfStyle w:val="001000000000" w:firstRow="0" w:lastRow="0" w:firstColumn="1" w:lastColumn="0" w:oddVBand="0" w:evenVBand="0" w:oddHBand="0" w:evenHBand="0" w:firstRowFirstColumn="0" w:firstRowLastColumn="0" w:lastRowFirstColumn="0" w:lastRowLastColumn="0"/>
            <w:tcW w:w="1701" w:type="pct"/>
          </w:tcPr>
          <w:p w14:paraId="3939C269" w14:textId="5E0D5A1A" w:rsidR="00246DD6" w:rsidRPr="00246DD6" w:rsidRDefault="007C5F58" w:rsidP="007C5F58">
            <w:pPr>
              <w:numPr>
                <w:ilvl w:val="1"/>
                <w:numId w:val="69"/>
              </w:numPr>
              <w:tabs>
                <w:tab w:val="left" w:pos="877"/>
              </w:tabs>
              <w:ind w:left="877" w:hanging="270"/>
              <w:contextualSpacing/>
              <w:rPr>
                <w:rFonts w:eastAsia="MS Mincho" w:cs="Times New Roman"/>
              </w:rPr>
            </w:pPr>
            <w:r>
              <w:rPr>
                <w:rFonts w:eastAsia="MS Mincho" w:cs="Times New Roman"/>
              </w:rPr>
              <w:t>Approve</w:t>
            </w:r>
          </w:p>
        </w:tc>
        <w:tc>
          <w:tcPr>
            <w:tcW w:w="498" w:type="pct"/>
          </w:tcPr>
          <w:p w14:paraId="77E4033F" w14:textId="77777777"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1</w:t>
            </w:r>
          </w:p>
        </w:tc>
        <w:tc>
          <w:tcPr>
            <w:tcW w:w="656" w:type="pct"/>
          </w:tcPr>
          <w:p w14:paraId="015D7536"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7/18/2018</w:t>
            </w:r>
          </w:p>
        </w:tc>
        <w:tc>
          <w:tcPr>
            <w:tcW w:w="647" w:type="pct"/>
          </w:tcPr>
          <w:p w14:paraId="79664CB0" w14:textId="41467E2C"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88" w:type="pct"/>
          </w:tcPr>
          <w:p w14:paraId="6499055B"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sz w:val="16"/>
                <w:szCs w:val="16"/>
              </w:rPr>
            </w:pPr>
          </w:p>
        </w:tc>
        <w:tc>
          <w:tcPr>
            <w:tcW w:w="414" w:type="pct"/>
          </w:tcPr>
          <w:p w14:paraId="5D6F5E61"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1484A5C7" w14:textId="223D839B" w:rsidR="00246DD6" w:rsidRPr="00246DD6" w:rsidRDefault="007C5F58"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5750C0">
              <w:rPr>
                <w:rFonts w:ascii="Garamond" w:eastAsia="MS Mincho" w:hAnsi="Garamond" w:cs="Times New Roman"/>
                <w:highlight w:val="yellow"/>
              </w:rPr>
              <w:t>8/31/2018</w:t>
            </w:r>
          </w:p>
        </w:tc>
      </w:tr>
      <w:tr w:rsidR="00246DD6" w:rsidRPr="00246DD6" w14:paraId="79525080" w14:textId="77777777" w:rsidTr="00E154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705C5DB3" w14:textId="0A9972B0" w:rsidR="00246DD6" w:rsidRPr="00246DD6" w:rsidRDefault="00246DD6" w:rsidP="007C5F58">
            <w:pPr>
              <w:numPr>
                <w:ilvl w:val="1"/>
                <w:numId w:val="69"/>
              </w:numPr>
              <w:tabs>
                <w:tab w:val="left" w:pos="877"/>
              </w:tabs>
              <w:ind w:left="877" w:hanging="270"/>
              <w:contextualSpacing/>
              <w:rPr>
                <w:rFonts w:eastAsia="MS Mincho" w:cs="Times New Roman"/>
              </w:rPr>
            </w:pPr>
            <w:r w:rsidRPr="00246DD6">
              <w:rPr>
                <w:rFonts w:eastAsia="MS Mincho" w:cs="Times New Roman"/>
              </w:rPr>
              <w:t>Unapprove</w:t>
            </w:r>
          </w:p>
        </w:tc>
        <w:tc>
          <w:tcPr>
            <w:tcW w:w="498" w:type="pct"/>
          </w:tcPr>
          <w:p w14:paraId="228386A7"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1</w:t>
            </w:r>
          </w:p>
        </w:tc>
        <w:tc>
          <w:tcPr>
            <w:tcW w:w="656" w:type="pct"/>
          </w:tcPr>
          <w:p w14:paraId="2AD17A6E"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7/18/2018</w:t>
            </w:r>
          </w:p>
        </w:tc>
        <w:tc>
          <w:tcPr>
            <w:tcW w:w="647" w:type="pct"/>
          </w:tcPr>
          <w:p w14:paraId="4152858F" w14:textId="62664BFB"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88" w:type="pct"/>
          </w:tcPr>
          <w:p w14:paraId="15DA9040"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sz w:val="16"/>
                <w:szCs w:val="16"/>
              </w:rPr>
            </w:pPr>
          </w:p>
        </w:tc>
        <w:tc>
          <w:tcPr>
            <w:tcW w:w="414" w:type="pct"/>
          </w:tcPr>
          <w:p w14:paraId="7CDC9DCB"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369E7DF1" w14:textId="499034F1" w:rsidR="00246DD6" w:rsidRPr="00246DD6" w:rsidRDefault="007C5F58"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34BAF56D" w14:textId="77777777" w:rsidTr="00246DD6">
        <w:tc>
          <w:tcPr>
            <w:cnfStyle w:val="001000000000" w:firstRow="0" w:lastRow="0" w:firstColumn="1" w:lastColumn="0" w:oddVBand="0" w:evenVBand="0" w:oddHBand="0" w:evenHBand="0" w:firstRowFirstColumn="0" w:firstRowLastColumn="0" w:lastRowFirstColumn="0" w:lastRowLastColumn="0"/>
            <w:tcW w:w="1701" w:type="pct"/>
          </w:tcPr>
          <w:p w14:paraId="65E7496A" w14:textId="77777777" w:rsidR="00246DD6" w:rsidRPr="00246DD6" w:rsidRDefault="00246DD6" w:rsidP="002152E5">
            <w:pPr>
              <w:numPr>
                <w:ilvl w:val="1"/>
                <w:numId w:val="69"/>
              </w:numPr>
              <w:tabs>
                <w:tab w:val="left" w:pos="877"/>
              </w:tabs>
              <w:ind w:left="877" w:hanging="270"/>
              <w:contextualSpacing/>
              <w:rPr>
                <w:rFonts w:eastAsia="MS Mincho" w:cs="Times New Roman"/>
              </w:rPr>
            </w:pPr>
            <w:r w:rsidRPr="00246DD6">
              <w:rPr>
                <w:rFonts w:eastAsia="MS Mincho" w:cs="Times New Roman"/>
              </w:rPr>
              <w:t xml:space="preserve">Program Change </w:t>
            </w:r>
            <w:r w:rsidRPr="00246DD6">
              <w:rPr>
                <w:rFonts w:eastAsia="MS Mincho" w:cs="Times New Roman"/>
                <w:vertAlign w:val="superscript"/>
              </w:rPr>
              <w:footnoteReference w:id="8"/>
            </w:r>
          </w:p>
        </w:tc>
        <w:tc>
          <w:tcPr>
            <w:tcW w:w="498" w:type="pct"/>
          </w:tcPr>
          <w:p w14:paraId="74F85EB7" w14:textId="77777777"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0</w:t>
            </w:r>
          </w:p>
        </w:tc>
        <w:tc>
          <w:tcPr>
            <w:tcW w:w="656" w:type="pct"/>
          </w:tcPr>
          <w:p w14:paraId="7756924E"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N/A</w:t>
            </w:r>
          </w:p>
        </w:tc>
        <w:tc>
          <w:tcPr>
            <w:tcW w:w="647" w:type="pct"/>
          </w:tcPr>
          <w:p w14:paraId="4F37B60B"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N/A</w:t>
            </w:r>
          </w:p>
        </w:tc>
        <w:tc>
          <w:tcPr>
            <w:tcW w:w="488" w:type="pct"/>
          </w:tcPr>
          <w:p w14:paraId="274F99A4"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sz w:val="16"/>
                <w:szCs w:val="16"/>
              </w:rPr>
            </w:pPr>
            <w:r w:rsidRPr="00246DD6">
              <w:rPr>
                <w:rFonts w:ascii="Garamond" w:eastAsia="MS Mincho" w:hAnsi="Garamond" w:cs="Times New Roman"/>
              </w:rPr>
              <w:t>N/A</w:t>
            </w:r>
          </w:p>
        </w:tc>
        <w:tc>
          <w:tcPr>
            <w:tcW w:w="414" w:type="pct"/>
          </w:tcPr>
          <w:p w14:paraId="33C5F3A8"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N/A</w:t>
            </w:r>
          </w:p>
        </w:tc>
        <w:tc>
          <w:tcPr>
            <w:tcW w:w="596" w:type="pct"/>
          </w:tcPr>
          <w:p w14:paraId="4C214E05" w14:textId="150A7BAE" w:rsidR="00246DD6" w:rsidRPr="00246DD6" w:rsidRDefault="007C5F58"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47C64A89" w14:textId="77777777" w:rsidTr="00E154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036627C0" w14:textId="77777777" w:rsidR="00246DD6" w:rsidRPr="00246DD6" w:rsidRDefault="00246DD6" w:rsidP="002152E5">
            <w:pPr>
              <w:numPr>
                <w:ilvl w:val="1"/>
                <w:numId w:val="69"/>
              </w:numPr>
              <w:tabs>
                <w:tab w:val="left" w:pos="877"/>
              </w:tabs>
              <w:ind w:left="877" w:hanging="270"/>
              <w:contextualSpacing/>
              <w:rPr>
                <w:rFonts w:eastAsia="MS Mincho" w:cs="Times New Roman"/>
              </w:rPr>
            </w:pPr>
            <w:r w:rsidRPr="00246DD6">
              <w:rPr>
                <w:rFonts w:eastAsia="MS Mincho" w:cs="Times New Roman"/>
              </w:rPr>
              <w:t>Revised Estimates</w:t>
            </w:r>
          </w:p>
        </w:tc>
        <w:tc>
          <w:tcPr>
            <w:tcW w:w="498" w:type="pct"/>
          </w:tcPr>
          <w:p w14:paraId="010F995E"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16</w:t>
            </w:r>
          </w:p>
        </w:tc>
        <w:tc>
          <w:tcPr>
            <w:tcW w:w="656" w:type="pct"/>
          </w:tcPr>
          <w:p w14:paraId="4E7B497E"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47" w:type="pct"/>
          </w:tcPr>
          <w:p w14:paraId="6ABF5644"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88" w:type="pct"/>
          </w:tcPr>
          <w:p w14:paraId="495D5ECC"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sz w:val="16"/>
                <w:szCs w:val="16"/>
              </w:rPr>
            </w:pPr>
          </w:p>
        </w:tc>
        <w:tc>
          <w:tcPr>
            <w:tcW w:w="414" w:type="pct"/>
          </w:tcPr>
          <w:p w14:paraId="1E0A87C3"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1506FA8A"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r>
      <w:tr w:rsidR="00246DD6" w:rsidRPr="00246DD6" w14:paraId="418387D2" w14:textId="77777777" w:rsidTr="00246DD6">
        <w:tc>
          <w:tcPr>
            <w:cnfStyle w:val="001000000000" w:firstRow="0" w:lastRow="0" w:firstColumn="1" w:lastColumn="0" w:oddVBand="0" w:evenVBand="0" w:oddHBand="0" w:evenHBand="0" w:firstRowFirstColumn="0" w:firstRowLastColumn="0" w:lastRowFirstColumn="0" w:lastRowLastColumn="0"/>
            <w:tcW w:w="1701" w:type="pct"/>
          </w:tcPr>
          <w:p w14:paraId="1D2651C6" w14:textId="77777777" w:rsidR="00246DD6" w:rsidRPr="00246DD6" w:rsidRDefault="00246DD6" w:rsidP="002152E5">
            <w:pPr>
              <w:numPr>
                <w:ilvl w:val="1"/>
                <w:numId w:val="69"/>
              </w:numPr>
              <w:tabs>
                <w:tab w:val="left" w:pos="877"/>
              </w:tabs>
              <w:ind w:left="877" w:hanging="270"/>
              <w:contextualSpacing/>
              <w:rPr>
                <w:rFonts w:eastAsia="MS Mincho" w:cs="Times New Roman"/>
              </w:rPr>
            </w:pPr>
            <w:r w:rsidRPr="00246DD6">
              <w:rPr>
                <w:rFonts w:eastAsia="MS Mincho" w:cs="Times New Roman"/>
              </w:rPr>
              <w:t>Update Deal Point Data</w:t>
            </w:r>
          </w:p>
        </w:tc>
        <w:tc>
          <w:tcPr>
            <w:tcW w:w="498" w:type="pct"/>
          </w:tcPr>
          <w:p w14:paraId="621BD0E6" w14:textId="77777777"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2</w:t>
            </w:r>
          </w:p>
        </w:tc>
        <w:tc>
          <w:tcPr>
            <w:tcW w:w="656" w:type="pct"/>
          </w:tcPr>
          <w:p w14:paraId="6029FBB1"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7/18/2018</w:t>
            </w:r>
          </w:p>
        </w:tc>
        <w:tc>
          <w:tcPr>
            <w:tcW w:w="647" w:type="pct"/>
          </w:tcPr>
          <w:p w14:paraId="45A9A3F8" w14:textId="4E3787E5"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88" w:type="pct"/>
          </w:tcPr>
          <w:p w14:paraId="180445CD"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sz w:val="16"/>
                <w:szCs w:val="16"/>
              </w:rPr>
            </w:pPr>
          </w:p>
        </w:tc>
        <w:tc>
          <w:tcPr>
            <w:tcW w:w="414" w:type="pct"/>
          </w:tcPr>
          <w:p w14:paraId="76F681BE"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69DC3FAC" w14:textId="7527DA30" w:rsidR="00246DD6" w:rsidRPr="00246DD6" w:rsidRDefault="007C5F58"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39DBEC4B" w14:textId="77777777" w:rsidTr="00E154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6DFE5110" w14:textId="77777777" w:rsidR="00246DD6" w:rsidRPr="00246DD6" w:rsidRDefault="00246DD6" w:rsidP="002152E5">
            <w:pPr>
              <w:numPr>
                <w:ilvl w:val="1"/>
                <w:numId w:val="69"/>
              </w:numPr>
              <w:tabs>
                <w:tab w:val="left" w:pos="877"/>
              </w:tabs>
              <w:ind w:left="877" w:hanging="270"/>
              <w:contextualSpacing/>
              <w:rPr>
                <w:rFonts w:eastAsia="MS Mincho" w:cs="Times New Roman"/>
              </w:rPr>
            </w:pPr>
            <w:r w:rsidRPr="00246DD6">
              <w:rPr>
                <w:rFonts w:eastAsia="MS Mincho" w:cs="Times New Roman"/>
              </w:rPr>
              <w:t>Auto Approve</w:t>
            </w:r>
          </w:p>
        </w:tc>
        <w:tc>
          <w:tcPr>
            <w:tcW w:w="498" w:type="pct"/>
          </w:tcPr>
          <w:p w14:paraId="5078C17B"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16</w:t>
            </w:r>
          </w:p>
        </w:tc>
        <w:tc>
          <w:tcPr>
            <w:tcW w:w="656" w:type="pct"/>
          </w:tcPr>
          <w:p w14:paraId="43A37076"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47" w:type="pct"/>
          </w:tcPr>
          <w:p w14:paraId="701E4478"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88" w:type="pct"/>
          </w:tcPr>
          <w:p w14:paraId="5435951F"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sz w:val="16"/>
                <w:szCs w:val="16"/>
              </w:rPr>
            </w:pPr>
          </w:p>
        </w:tc>
        <w:tc>
          <w:tcPr>
            <w:tcW w:w="414" w:type="pct"/>
          </w:tcPr>
          <w:p w14:paraId="26A6A4E6"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6210CED7"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r>
      <w:tr w:rsidR="00246DD6" w:rsidRPr="00246DD6" w14:paraId="533CC3C3" w14:textId="77777777" w:rsidTr="00246DD6">
        <w:tc>
          <w:tcPr>
            <w:cnfStyle w:val="001000000000" w:firstRow="0" w:lastRow="0" w:firstColumn="1" w:lastColumn="0" w:oddVBand="0" w:evenVBand="0" w:oddHBand="0" w:evenHBand="0" w:firstRowFirstColumn="0" w:firstRowLastColumn="0" w:lastRowFirstColumn="0" w:lastRowLastColumn="0"/>
            <w:tcW w:w="1701" w:type="pct"/>
          </w:tcPr>
          <w:p w14:paraId="4504B916" w14:textId="77777777" w:rsidR="00246DD6" w:rsidRPr="00246DD6" w:rsidRDefault="00246DD6" w:rsidP="002152E5">
            <w:pPr>
              <w:numPr>
                <w:ilvl w:val="1"/>
                <w:numId w:val="69"/>
              </w:numPr>
              <w:tabs>
                <w:tab w:val="left" w:pos="877"/>
              </w:tabs>
              <w:ind w:left="877" w:hanging="270"/>
              <w:contextualSpacing/>
              <w:rPr>
                <w:rFonts w:eastAsia="MS Mincho" w:cs="Times New Roman"/>
              </w:rPr>
            </w:pPr>
            <w:r w:rsidRPr="00246DD6">
              <w:rPr>
                <w:rFonts w:eastAsia="MS Mincho" w:cs="Times New Roman"/>
              </w:rPr>
              <w:t>DR Rate Revision</w:t>
            </w:r>
          </w:p>
        </w:tc>
        <w:tc>
          <w:tcPr>
            <w:tcW w:w="498" w:type="pct"/>
          </w:tcPr>
          <w:p w14:paraId="613D518A" w14:textId="77777777"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8</w:t>
            </w:r>
          </w:p>
        </w:tc>
        <w:tc>
          <w:tcPr>
            <w:tcW w:w="656" w:type="pct"/>
          </w:tcPr>
          <w:p w14:paraId="086DFF17"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47" w:type="pct"/>
          </w:tcPr>
          <w:p w14:paraId="7EDFD4AB"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88" w:type="pct"/>
          </w:tcPr>
          <w:p w14:paraId="6BEE909D"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sz w:val="16"/>
                <w:szCs w:val="16"/>
              </w:rPr>
            </w:pPr>
          </w:p>
        </w:tc>
        <w:tc>
          <w:tcPr>
            <w:tcW w:w="414" w:type="pct"/>
          </w:tcPr>
          <w:p w14:paraId="3A2ED7D6"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321B0FE0"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r>
      <w:tr w:rsidR="00246DD6" w:rsidRPr="00246DD6" w14:paraId="5804B988" w14:textId="77777777" w:rsidTr="00E154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5D2F034E" w14:textId="77777777" w:rsidR="00246DD6" w:rsidRPr="00246DD6" w:rsidRDefault="00246DD6" w:rsidP="002152E5">
            <w:pPr>
              <w:numPr>
                <w:ilvl w:val="1"/>
                <w:numId w:val="69"/>
              </w:numPr>
              <w:tabs>
                <w:tab w:val="left" w:pos="877"/>
              </w:tabs>
              <w:ind w:left="877" w:hanging="270"/>
              <w:contextualSpacing/>
              <w:rPr>
                <w:rFonts w:eastAsia="MS Mincho" w:cs="Times New Roman"/>
              </w:rPr>
            </w:pPr>
            <w:r w:rsidRPr="00246DD6">
              <w:rPr>
                <w:rFonts w:eastAsia="MS Mincho" w:cs="Times New Roman"/>
              </w:rPr>
              <w:t>Export</w:t>
            </w:r>
          </w:p>
        </w:tc>
        <w:tc>
          <w:tcPr>
            <w:tcW w:w="498" w:type="pct"/>
          </w:tcPr>
          <w:p w14:paraId="6F9E9DA7"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0</w:t>
            </w:r>
          </w:p>
        </w:tc>
        <w:tc>
          <w:tcPr>
            <w:tcW w:w="656" w:type="pct"/>
          </w:tcPr>
          <w:p w14:paraId="3312F319"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N/A</w:t>
            </w:r>
          </w:p>
        </w:tc>
        <w:tc>
          <w:tcPr>
            <w:tcW w:w="647" w:type="pct"/>
          </w:tcPr>
          <w:p w14:paraId="7904E16B"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N/A</w:t>
            </w:r>
          </w:p>
        </w:tc>
        <w:tc>
          <w:tcPr>
            <w:tcW w:w="488" w:type="pct"/>
          </w:tcPr>
          <w:p w14:paraId="4B48AFD2"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sz w:val="16"/>
                <w:szCs w:val="16"/>
              </w:rPr>
            </w:pPr>
            <w:r w:rsidRPr="00246DD6">
              <w:rPr>
                <w:rFonts w:ascii="Garamond" w:eastAsia="MS Mincho" w:hAnsi="Garamond" w:cs="Times New Roman"/>
              </w:rPr>
              <w:t>N/A</w:t>
            </w:r>
          </w:p>
        </w:tc>
        <w:tc>
          <w:tcPr>
            <w:tcW w:w="414" w:type="pct"/>
          </w:tcPr>
          <w:p w14:paraId="3E8DDF22"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N/A</w:t>
            </w:r>
          </w:p>
        </w:tc>
        <w:tc>
          <w:tcPr>
            <w:tcW w:w="596" w:type="pct"/>
          </w:tcPr>
          <w:p w14:paraId="63B5FF01" w14:textId="680A49B7" w:rsidR="00246DD6" w:rsidRPr="00246DD6" w:rsidRDefault="007C5F58"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097381FA" w14:textId="77777777" w:rsidTr="00246DD6">
        <w:tc>
          <w:tcPr>
            <w:cnfStyle w:val="001000000000" w:firstRow="0" w:lastRow="0" w:firstColumn="1" w:lastColumn="0" w:oddVBand="0" w:evenVBand="0" w:oddHBand="0" w:evenHBand="0" w:firstRowFirstColumn="0" w:firstRowLastColumn="0" w:lastRowFirstColumn="0" w:lastRowLastColumn="0"/>
            <w:tcW w:w="1701" w:type="pct"/>
          </w:tcPr>
          <w:p w14:paraId="484E6D06" w14:textId="77777777" w:rsidR="00246DD6" w:rsidRPr="00246DD6" w:rsidRDefault="00246DD6" w:rsidP="002152E5">
            <w:pPr>
              <w:numPr>
                <w:ilvl w:val="1"/>
                <w:numId w:val="69"/>
              </w:numPr>
              <w:tabs>
                <w:tab w:val="left" w:pos="877"/>
              </w:tabs>
              <w:ind w:left="877" w:hanging="270"/>
              <w:contextualSpacing/>
              <w:rPr>
                <w:rFonts w:eastAsia="MS Mincho" w:cs="Times New Roman"/>
              </w:rPr>
            </w:pPr>
            <w:r w:rsidRPr="00246DD6">
              <w:rPr>
                <w:rFonts w:eastAsia="MS Mincho" w:cs="Times New Roman"/>
              </w:rPr>
              <w:t>Permissions</w:t>
            </w:r>
          </w:p>
        </w:tc>
        <w:tc>
          <w:tcPr>
            <w:tcW w:w="498" w:type="pct"/>
          </w:tcPr>
          <w:p w14:paraId="03B95820" w14:textId="77777777"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56" w:type="pct"/>
          </w:tcPr>
          <w:p w14:paraId="78766809"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47" w:type="pct"/>
          </w:tcPr>
          <w:p w14:paraId="71822C1C"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88" w:type="pct"/>
          </w:tcPr>
          <w:p w14:paraId="29E31E57"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sz w:val="16"/>
                <w:szCs w:val="16"/>
              </w:rPr>
            </w:pPr>
          </w:p>
        </w:tc>
        <w:tc>
          <w:tcPr>
            <w:tcW w:w="414" w:type="pct"/>
          </w:tcPr>
          <w:p w14:paraId="090FC64D"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3D373185" w14:textId="2103FF0D" w:rsidR="00246DD6" w:rsidRPr="00246DD6" w:rsidRDefault="007C5F58"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3B978656" w14:textId="77777777" w:rsidTr="00E154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2F4E1250" w14:textId="77777777" w:rsidR="00246DD6" w:rsidRPr="00246DD6" w:rsidRDefault="00246DD6" w:rsidP="002152E5">
            <w:pPr>
              <w:numPr>
                <w:ilvl w:val="0"/>
                <w:numId w:val="69"/>
              </w:numPr>
              <w:tabs>
                <w:tab w:val="left" w:pos="877"/>
              </w:tabs>
              <w:ind w:left="517"/>
              <w:contextualSpacing/>
              <w:rPr>
                <w:rFonts w:eastAsia="MS Mincho" w:cs="Times New Roman"/>
              </w:rPr>
            </w:pPr>
            <w:r w:rsidRPr="00246DD6">
              <w:rPr>
                <w:rFonts w:eastAsia="MS Mincho" w:cs="Times New Roman"/>
              </w:rPr>
              <w:t>View Remnant</w:t>
            </w:r>
          </w:p>
        </w:tc>
        <w:tc>
          <w:tcPr>
            <w:tcW w:w="498" w:type="pct"/>
          </w:tcPr>
          <w:p w14:paraId="61214D45"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0</w:t>
            </w:r>
          </w:p>
        </w:tc>
        <w:tc>
          <w:tcPr>
            <w:tcW w:w="656" w:type="pct"/>
          </w:tcPr>
          <w:p w14:paraId="559E3179"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47" w:type="pct"/>
          </w:tcPr>
          <w:p w14:paraId="30DCCDE4"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88" w:type="pct"/>
          </w:tcPr>
          <w:p w14:paraId="21D382FD"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sz w:val="16"/>
                <w:szCs w:val="16"/>
              </w:rPr>
            </w:pPr>
          </w:p>
        </w:tc>
        <w:tc>
          <w:tcPr>
            <w:tcW w:w="414" w:type="pct"/>
          </w:tcPr>
          <w:p w14:paraId="4A54F19C"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37C5D560" w14:textId="5A2BF136" w:rsidR="00246DD6" w:rsidRPr="00246DD6" w:rsidRDefault="007C5F58"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56ADB699" w14:textId="77777777" w:rsidTr="00246DD6">
        <w:tc>
          <w:tcPr>
            <w:cnfStyle w:val="001000000000" w:firstRow="0" w:lastRow="0" w:firstColumn="1" w:lastColumn="0" w:oddVBand="0" w:evenVBand="0" w:oddHBand="0" w:evenHBand="0" w:firstRowFirstColumn="0" w:firstRowLastColumn="0" w:lastRowFirstColumn="0" w:lastRowLastColumn="0"/>
            <w:tcW w:w="1701" w:type="pct"/>
          </w:tcPr>
          <w:p w14:paraId="3F096F81" w14:textId="77777777" w:rsidR="00246DD6" w:rsidRPr="00246DD6" w:rsidRDefault="00246DD6" w:rsidP="002152E5">
            <w:pPr>
              <w:numPr>
                <w:ilvl w:val="0"/>
                <w:numId w:val="69"/>
              </w:numPr>
              <w:tabs>
                <w:tab w:val="left" w:pos="877"/>
              </w:tabs>
              <w:ind w:left="517"/>
              <w:contextualSpacing/>
              <w:rPr>
                <w:rFonts w:eastAsia="MS Mincho" w:cs="Times New Roman"/>
              </w:rPr>
            </w:pPr>
            <w:r w:rsidRPr="00246DD6">
              <w:rPr>
                <w:rFonts w:eastAsia="MS Mincho" w:cs="Times New Roman"/>
              </w:rPr>
              <w:t>Create Remnant</w:t>
            </w:r>
          </w:p>
        </w:tc>
        <w:tc>
          <w:tcPr>
            <w:tcW w:w="498" w:type="pct"/>
          </w:tcPr>
          <w:p w14:paraId="68076EAB" w14:textId="77777777"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1</w:t>
            </w:r>
          </w:p>
        </w:tc>
        <w:tc>
          <w:tcPr>
            <w:tcW w:w="656" w:type="pct"/>
          </w:tcPr>
          <w:p w14:paraId="002D88EA"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47" w:type="pct"/>
          </w:tcPr>
          <w:p w14:paraId="6DEA36F9"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88" w:type="pct"/>
          </w:tcPr>
          <w:p w14:paraId="4D4BD09D"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sz w:val="16"/>
                <w:szCs w:val="16"/>
              </w:rPr>
            </w:pPr>
          </w:p>
        </w:tc>
        <w:tc>
          <w:tcPr>
            <w:tcW w:w="414" w:type="pct"/>
          </w:tcPr>
          <w:p w14:paraId="708EFD4F"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3898BD94" w14:textId="166CABF6" w:rsidR="00246DD6" w:rsidRPr="00246DD6" w:rsidRDefault="007C5F58"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0FE0D8E2" w14:textId="77777777" w:rsidTr="00246D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64627E64" w14:textId="77777777" w:rsidR="00246DD6" w:rsidRPr="00246DD6" w:rsidRDefault="00246DD6" w:rsidP="002152E5">
            <w:pPr>
              <w:numPr>
                <w:ilvl w:val="0"/>
                <w:numId w:val="69"/>
              </w:numPr>
              <w:tabs>
                <w:tab w:val="left" w:pos="877"/>
              </w:tabs>
              <w:ind w:left="517"/>
              <w:contextualSpacing/>
              <w:rPr>
                <w:rFonts w:eastAsia="MS Mincho" w:cs="Times New Roman"/>
              </w:rPr>
            </w:pPr>
            <w:r w:rsidRPr="00246DD6">
              <w:rPr>
                <w:rFonts w:eastAsia="MS Mincho" w:cs="Times New Roman"/>
              </w:rPr>
              <w:t>Delete Remnant</w:t>
            </w:r>
          </w:p>
        </w:tc>
        <w:tc>
          <w:tcPr>
            <w:tcW w:w="498" w:type="pct"/>
          </w:tcPr>
          <w:p w14:paraId="3197ABE7"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1</w:t>
            </w:r>
          </w:p>
        </w:tc>
        <w:tc>
          <w:tcPr>
            <w:tcW w:w="656" w:type="pct"/>
          </w:tcPr>
          <w:p w14:paraId="22AA9423"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47" w:type="pct"/>
          </w:tcPr>
          <w:p w14:paraId="0501C6AE"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88" w:type="pct"/>
          </w:tcPr>
          <w:p w14:paraId="302FAB06"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sz w:val="16"/>
                <w:szCs w:val="16"/>
              </w:rPr>
            </w:pPr>
          </w:p>
        </w:tc>
        <w:tc>
          <w:tcPr>
            <w:tcW w:w="414" w:type="pct"/>
          </w:tcPr>
          <w:p w14:paraId="2FC0C64B"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1183FF2B" w14:textId="417A144C" w:rsidR="00246DD6" w:rsidRPr="00246DD6" w:rsidRDefault="007C5F58"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349A8F13" w14:textId="77777777" w:rsidTr="00246DD6">
        <w:tc>
          <w:tcPr>
            <w:cnfStyle w:val="001000000000" w:firstRow="0" w:lastRow="0" w:firstColumn="1" w:lastColumn="0" w:oddVBand="0" w:evenVBand="0" w:oddHBand="0" w:evenHBand="0" w:firstRowFirstColumn="0" w:firstRowLastColumn="0" w:lastRowFirstColumn="0" w:lastRowLastColumn="0"/>
            <w:tcW w:w="1701" w:type="pct"/>
          </w:tcPr>
          <w:p w14:paraId="02D4CB61" w14:textId="77777777" w:rsidR="00246DD6" w:rsidRPr="00246DD6" w:rsidRDefault="00246DD6" w:rsidP="002152E5">
            <w:pPr>
              <w:numPr>
                <w:ilvl w:val="0"/>
                <w:numId w:val="69"/>
              </w:numPr>
              <w:tabs>
                <w:tab w:val="left" w:pos="877"/>
              </w:tabs>
              <w:ind w:left="517"/>
              <w:contextualSpacing/>
              <w:rPr>
                <w:rFonts w:eastAsia="MS Mincho" w:cs="Times New Roman"/>
              </w:rPr>
            </w:pPr>
            <w:r w:rsidRPr="00246DD6">
              <w:rPr>
                <w:rFonts w:eastAsia="MS Mincho" w:cs="Times New Roman"/>
              </w:rPr>
              <w:t>Display All Remnants</w:t>
            </w:r>
          </w:p>
        </w:tc>
        <w:tc>
          <w:tcPr>
            <w:tcW w:w="498" w:type="pct"/>
          </w:tcPr>
          <w:p w14:paraId="388AF99E" w14:textId="77777777"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1</w:t>
            </w:r>
          </w:p>
        </w:tc>
        <w:tc>
          <w:tcPr>
            <w:tcW w:w="656" w:type="pct"/>
          </w:tcPr>
          <w:p w14:paraId="4696F0C7"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47" w:type="pct"/>
          </w:tcPr>
          <w:p w14:paraId="279FCCA0"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sidRPr="00246DD6">
              <w:rPr>
                <w:rFonts w:ascii="Garamond" w:eastAsia="MS Mincho" w:hAnsi="Garamond" w:cs="Times New Roman"/>
              </w:rPr>
              <w:t>7/18/2018</w:t>
            </w:r>
          </w:p>
        </w:tc>
        <w:tc>
          <w:tcPr>
            <w:tcW w:w="488" w:type="pct"/>
          </w:tcPr>
          <w:p w14:paraId="3879D0CB" w14:textId="59CA8B62"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sz w:val="16"/>
                <w:szCs w:val="16"/>
              </w:rPr>
            </w:pPr>
          </w:p>
        </w:tc>
        <w:tc>
          <w:tcPr>
            <w:tcW w:w="414" w:type="pct"/>
          </w:tcPr>
          <w:p w14:paraId="344BDE34"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5D983E4A" w14:textId="39FDAD33" w:rsidR="00246DD6" w:rsidRPr="00246DD6" w:rsidRDefault="007C5F58"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r>
              <w:rPr>
                <w:rFonts w:ascii="Garamond" w:eastAsia="MS Mincho" w:hAnsi="Garamond" w:cs="Times New Roman"/>
              </w:rPr>
              <w:t>8/31/2018</w:t>
            </w:r>
          </w:p>
        </w:tc>
      </w:tr>
      <w:tr w:rsidR="00246DD6" w:rsidRPr="00246DD6" w14:paraId="729C4310" w14:textId="77777777" w:rsidTr="00E154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286F9EDA" w14:textId="77777777" w:rsidR="00246DD6" w:rsidRPr="00246DD6" w:rsidRDefault="00246DD6" w:rsidP="00246DD6">
            <w:pPr>
              <w:tabs>
                <w:tab w:val="left" w:pos="877"/>
              </w:tabs>
              <w:rPr>
                <w:rFonts w:eastAsia="MS Mincho" w:cs="Times New Roman"/>
              </w:rPr>
            </w:pPr>
            <w:r w:rsidRPr="00246DD6">
              <w:rPr>
                <w:rFonts w:eastAsia="MS Mincho" w:cs="Times New Roman"/>
              </w:rPr>
              <w:t>Schedule</w:t>
            </w:r>
          </w:p>
        </w:tc>
        <w:tc>
          <w:tcPr>
            <w:tcW w:w="498" w:type="pct"/>
          </w:tcPr>
          <w:p w14:paraId="5D2DC798"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56" w:type="pct"/>
          </w:tcPr>
          <w:p w14:paraId="404EE71D"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47" w:type="pct"/>
          </w:tcPr>
          <w:p w14:paraId="2E0515A8"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88" w:type="pct"/>
          </w:tcPr>
          <w:p w14:paraId="141CAADF"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sz w:val="16"/>
                <w:szCs w:val="16"/>
              </w:rPr>
            </w:pPr>
          </w:p>
        </w:tc>
        <w:tc>
          <w:tcPr>
            <w:tcW w:w="414" w:type="pct"/>
          </w:tcPr>
          <w:p w14:paraId="2AD3E283"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1DA58998"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r>
      <w:tr w:rsidR="00246DD6" w:rsidRPr="00246DD6" w14:paraId="16BE6B69" w14:textId="77777777" w:rsidTr="00246DD6">
        <w:tc>
          <w:tcPr>
            <w:cnfStyle w:val="001000000000" w:firstRow="0" w:lastRow="0" w:firstColumn="1" w:lastColumn="0" w:oddVBand="0" w:evenVBand="0" w:oddHBand="0" w:evenHBand="0" w:firstRowFirstColumn="0" w:firstRowLastColumn="0" w:lastRowFirstColumn="0" w:lastRowLastColumn="0"/>
            <w:tcW w:w="1701" w:type="pct"/>
          </w:tcPr>
          <w:p w14:paraId="6FC5BB83" w14:textId="77777777" w:rsidR="00246DD6" w:rsidRPr="00246DD6" w:rsidRDefault="00246DD6" w:rsidP="002152E5">
            <w:pPr>
              <w:numPr>
                <w:ilvl w:val="0"/>
                <w:numId w:val="71"/>
              </w:numPr>
              <w:tabs>
                <w:tab w:val="left" w:pos="877"/>
              </w:tabs>
              <w:ind w:left="517"/>
              <w:contextualSpacing/>
              <w:rPr>
                <w:rFonts w:eastAsia="MS Mincho" w:cs="Times New Roman"/>
              </w:rPr>
            </w:pPr>
            <w:r w:rsidRPr="00246DD6">
              <w:rPr>
                <w:rFonts w:eastAsia="MS Mincho" w:cs="Times New Roman"/>
              </w:rPr>
              <w:t xml:space="preserve">Edit </w:t>
            </w:r>
          </w:p>
        </w:tc>
        <w:tc>
          <w:tcPr>
            <w:tcW w:w="498" w:type="pct"/>
          </w:tcPr>
          <w:p w14:paraId="0FB796CA" w14:textId="77777777"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56" w:type="pct"/>
          </w:tcPr>
          <w:p w14:paraId="11208326"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47" w:type="pct"/>
          </w:tcPr>
          <w:p w14:paraId="27541263"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88" w:type="pct"/>
          </w:tcPr>
          <w:p w14:paraId="5F5221AD"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sz w:val="16"/>
                <w:szCs w:val="16"/>
              </w:rPr>
            </w:pPr>
          </w:p>
        </w:tc>
        <w:tc>
          <w:tcPr>
            <w:tcW w:w="414" w:type="pct"/>
          </w:tcPr>
          <w:p w14:paraId="6CE2CF26"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5431D4D2"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r>
      <w:tr w:rsidR="00246DD6" w:rsidRPr="00246DD6" w14:paraId="4BF595A2" w14:textId="77777777" w:rsidTr="00E154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222B5CEF" w14:textId="77777777" w:rsidR="00246DD6" w:rsidRPr="00246DD6" w:rsidRDefault="00246DD6" w:rsidP="002152E5">
            <w:pPr>
              <w:numPr>
                <w:ilvl w:val="1"/>
                <w:numId w:val="71"/>
              </w:numPr>
              <w:tabs>
                <w:tab w:val="left" w:pos="877"/>
              </w:tabs>
              <w:ind w:left="877"/>
              <w:contextualSpacing/>
              <w:rPr>
                <w:rFonts w:eastAsia="MS Mincho" w:cs="Times New Roman"/>
              </w:rPr>
            </w:pPr>
            <w:r w:rsidRPr="00246DD6">
              <w:rPr>
                <w:rFonts w:eastAsia="MS Mincho" w:cs="Times New Roman"/>
              </w:rPr>
              <w:t>Main Spreadsheet</w:t>
            </w:r>
          </w:p>
        </w:tc>
        <w:tc>
          <w:tcPr>
            <w:tcW w:w="498" w:type="pct"/>
          </w:tcPr>
          <w:p w14:paraId="749902BB"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56" w:type="pct"/>
          </w:tcPr>
          <w:p w14:paraId="2D0AABD5"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47" w:type="pct"/>
          </w:tcPr>
          <w:p w14:paraId="0D6ED370"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88" w:type="pct"/>
          </w:tcPr>
          <w:p w14:paraId="6FB226FB"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sz w:val="16"/>
                <w:szCs w:val="16"/>
              </w:rPr>
            </w:pPr>
          </w:p>
        </w:tc>
        <w:tc>
          <w:tcPr>
            <w:tcW w:w="414" w:type="pct"/>
          </w:tcPr>
          <w:p w14:paraId="208E6D56"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1305435A"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r>
      <w:tr w:rsidR="00246DD6" w:rsidRPr="00246DD6" w14:paraId="0DD72615" w14:textId="77777777" w:rsidTr="00246DD6">
        <w:tc>
          <w:tcPr>
            <w:cnfStyle w:val="001000000000" w:firstRow="0" w:lastRow="0" w:firstColumn="1" w:lastColumn="0" w:oddVBand="0" w:evenVBand="0" w:oddHBand="0" w:evenHBand="0" w:firstRowFirstColumn="0" w:firstRowLastColumn="0" w:lastRowFirstColumn="0" w:lastRowLastColumn="0"/>
            <w:tcW w:w="1701" w:type="pct"/>
          </w:tcPr>
          <w:p w14:paraId="277A3BB3" w14:textId="77777777" w:rsidR="00246DD6" w:rsidRPr="00246DD6" w:rsidRDefault="00246DD6" w:rsidP="002152E5">
            <w:pPr>
              <w:numPr>
                <w:ilvl w:val="1"/>
                <w:numId w:val="71"/>
              </w:numPr>
              <w:tabs>
                <w:tab w:val="left" w:pos="877"/>
              </w:tabs>
              <w:ind w:left="877"/>
              <w:contextualSpacing/>
              <w:rPr>
                <w:rFonts w:eastAsia="MS Mincho" w:cs="Times New Roman"/>
              </w:rPr>
            </w:pPr>
            <w:r w:rsidRPr="00246DD6">
              <w:rPr>
                <w:rFonts w:eastAsia="MS Mincho" w:cs="Times New Roman"/>
              </w:rPr>
              <w:lastRenderedPageBreak/>
              <w:t>Summary</w:t>
            </w:r>
          </w:p>
        </w:tc>
        <w:tc>
          <w:tcPr>
            <w:tcW w:w="498" w:type="pct"/>
          </w:tcPr>
          <w:p w14:paraId="1750FF52" w14:textId="77777777"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56" w:type="pct"/>
          </w:tcPr>
          <w:p w14:paraId="195FB699"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47" w:type="pct"/>
          </w:tcPr>
          <w:p w14:paraId="07ECBBD7"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88" w:type="pct"/>
          </w:tcPr>
          <w:p w14:paraId="1FEED9AF"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sz w:val="16"/>
                <w:szCs w:val="16"/>
              </w:rPr>
            </w:pPr>
          </w:p>
        </w:tc>
        <w:tc>
          <w:tcPr>
            <w:tcW w:w="414" w:type="pct"/>
          </w:tcPr>
          <w:p w14:paraId="2921D95B"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129C362D"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r>
      <w:tr w:rsidR="00246DD6" w:rsidRPr="00246DD6" w14:paraId="68CD19D1" w14:textId="77777777" w:rsidTr="00E154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11DC9CEB" w14:textId="77777777" w:rsidR="00246DD6" w:rsidRPr="00246DD6" w:rsidRDefault="00246DD6" w:rsidP="002152E5">
            <w:pPr>
              <w:numPr>
                <w:ilvl w:val="1"/>
                <w:numId w:val="71"/>
              </w:numPr>
              <w:tabs>
                <w:tab w:val="left" w:pos="877"/>
              </w:tabs>
              <w:ind w:left="877"/>
              <w:contextualSpacing/>
              <w:rPr>
                <w:rFonts w:eastAsia="MS Mincho" w:cs="Times New Roman"/>
              </w:rPr>
            </w:pPr>
            <w:r w:rsidRPr="00246DD6">
              <w:rPr>
                <w:rFonts w:eastAsia="MS Mincho" w:cs="Times New Roman"/>
              </w:rPr>
              <w:t>Header</w:t>
            </w:r>
          </w:p>
        </w:tc>
        <w:tc>
          <w:tcPr>
            <w:tcW w:w="498" w:type="pct"/>
          </w:tcPr>
          <w:p w14:paraId="577C9A11"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56" w:type="pct"/>
          </w:tcPr>
          <w:p w14:paraId="622F6EF1"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47" w:type="pct"/>
          </w:tcPr>
          <w:p w14:paraId="50BFFB8D"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88" w:type="pct"/>
          </w:tcPr>
          <w:p w14:paraId="70222E8E"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sz w:val="16"/>
                <w:szCs w:val="16"/>
              </w:rPr>
            </w:pPr>
          </w:p>
        </w:tc>
        <w:tc>
          <w:tcPr>
            <w:tcW w:w="414" w:type="pct"/>
          </w:tcPr>
          <w:p w14:paraId="6A60F1B9"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24263507"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r>
      <w:tr w:rsidR="00246DD6" w:rsidRPr="00246DD6" w14:paraId="0F7F9CFA" w14:textId="77777777" w:rsidTr="00246DD6">
        <w:tc>
          <w:tcPr>
            <w:cnfStyle w:val="001000000000" w:firstRow="0" w:lastRow="0" w:firstColumn="1" w:lastColumn="0" w:oddVBand="0" w:evenVBand="0" w:oddHBand="0" w:evenHBand="0" w:firstRowFirstColumn="0" w:firstRowLastColumn="0" w:lastRowFirstColumn="0" w:lastRowLastColumn="0"/>
            <w:tcW w:w="1701" w:type="pct"/>
          </w:tcPr>
          <w:p w14:paraId="1F6463AF" w14:textId="77777777" w:rsidR="00246DD6" w:rsidRPr="00246DD6" w:rsidRDefault="00246DD6" w:rsidP="002152E5">
            <w:pPr>
              <w:numPr>
                <w:ilvl w:val="0"/>
                <w:numId w:val="69"/>
              </w:numPr>
              <w:spacing w:after="0"/>
              <w:ind w:left="607" w:hanging="247"/>
              <w:rPr>
                <w:rFonts w:eastAsia="MS Mincho" w:cs="Times New Roman"/>
              </w:rPr>
            </w:pPr>
            <w:r w:rsidRPr="00246DD6">
              <w:rPr>
                <w:rFonts w:eastAsia="MS Mincho" w:cs="Times New Roman"/>
              </w:rPr>
              <w:t>Edit/View Schedule</w:t>
            </w:r>
          </w:p>
          <w:p w14:paraId="6950F49B" w14:textId="77777777" w:rsidR="00246DD6" w:rsidRPr="00246DD6" w:rsidRDefault="00246DD6" w:rsidP="002152E5">
            <w:pPr>
              <w:numPr>
                <w:ilvl w:val="2"/>
                <w:numId w:val="69"/>
              </w:numPr>
              <w:spacing w:after="0"/>
              <w:ind w:left="877" w:hanging="270"/>
              <w:rPr>
                <w:rFonts w:eastAsia="MS Mincho" w:cs="Times New Roman"/>
              </w:rPr>
            </w:pPr>
            <w:r w:rsidRPr="00246DD6">
              <w:rPr>
                <w:rFonts w:eastAsia="MS Mincho" w:cs="Times New Roman"/>
              </w:rPr>
              <w:t>Main Spreadsheet</w:t>
            </w:r>
          </w:p>
          <w:p w14:paraId="61C4DBD0" w14:textId="77777777" w:rsidR="00246DD6" w:rsidRPr="00246DD6" w:rsidRDefault="00246DD6" w:rsidP="002152E5">
            <w:pPr>
              <w:numPr>
                <w:ilvl w:val="2"/>
                <w:numId w:val="69"/>
              </w:numPr>
              <w:spacing w:after="0"/>
              <w:ind w:left="877" w:hanging="270"/>
              <w:rPr>
                <w:rFonts w:eastAsia="MS Mincho" w:cs="Times New Roman"/>
              </w:rPr>
            </w:pPr>
            <w:r w:rsidRPr="00246DD6">
              <w:rPr>
                <w:rFonts w:eastAsia="MS Mincho" w:cs="Times New Roman"/>
              </w:rPr>
              <w:t>Summary</w:t>
            </w:r>
          </w:p>
          <w:p w14:paraId="58319DEB" w14:textId="77777777" w:rsidR="00246DD6" w:rsidRPr="00246DD6" w:rsidRDefault="00246DD6" w:rsidP="002152E5">
            <w:pPr>
              <w:numPr>
                <w:ilvl w:val="2"/>
                <w:numId w:val="69"/>
              </w:numPr>
              <w:spacing w:after="0"/>
              <w:ind w:left="877" w:hanging="270"/>
              <w:rPr>
                <w:rFonts w:eastAsia="MS Mincho" w:cs="Times New Roman"/>
              </w:rPr>
            </w:pPr>
            <w:r w:rsidRPr="00246DD6">
              <w:rPr>
                <w:rFonts w:eastAsia="MS Mincho" w:cs="Times New Roman"/>
              </w:rPr>
              <w:t>Header</w:t>
            </w:r>
          </w:p>
          <w:p w14:paraId="028414AB" w14:textId="77777777" w:rsidR="00246DD6" w:rsidRPr="00246DD6" w:rsidRDefault="00246DD6" w:rsidP="002152E5">
            <w:pPr>
              <w:numPr>
                <w:ilvl w:val="2"/>
                <w:numId w:val="69"/>
              </w:numPr>
              <w:spacing w:after="0"/>
              <w:ind w:left="877" w:hanging="270"/>
              <w:rPr>
                <w:rFonts w:eastAsia="MS Mincho" w:cs="Times New Roman"/>
              </w:rPr>
            </w:pPr>
            <w:r w:rsidRPr="00246DD6">
              <w:rPr>
                <w:rFonts w:eastAsia="MS Mincho" w:cs="Times New Roman"/>
              </w:rPr>
              <w:t>Add Properties</w:t>
            </w:r>
          </w:p>
          <w:p w14:paraId="2019A4DD" w14:textId="77777777" w:rsidR="00246DD6" w:rsidRPr="00246DD6" w:rsidRDefault="00246DD6" w:rsidP="002152E5">
            <w:pPr>
              <w:numPr>
                <w:ilvl w:val="2"/>
                <w:numId w:val="69"/>
              </w:numPr>
              <w:spacing w:after="0"/>
              <w:ind w:left="877" w:hanging="270"/>
              <w:rPr>
                <w:rFonts w:eastAsia="MS Mincho" w:cs="Times New Roman"/>
              </w:rPr>
            </w:pPr>
            <w:r w:rsidRPr="00246DD6">
              <w:rPr>
                <w:rFonts w:eastAsia="MS Mincho" w:cs="Times New Roman"/>
              </w:rPr>
              <w:t>Remove Selected</w:t>
            </w:r>
          </w:p>
          <w:p w14:paraId="12D6635E" w14:textId="77777777" w:rsidR="00246DD6" w:rsidRPr="00246DD6" w:rsidRDefault="00246DD6" w:rsidP="002152E5">
            <w:pPr>
              <w:numPr>
                <w:ilvl w:val="2"/>
                <w:numId w:val="69"/>
              </w:numPr>
              <w:spacing w:after="0"/>
              <w:ind w:left="877" w:hanging="270"/>
              <w:rPr>
                <w:rFonts w:eastAsia="MS Mincho" w:cs="Times New Roman"/>
              </w:rPr>
            </w:pPr>
            <w:r w:rsidRPr="00246DD6">
              <w:rPr>
                <w:rFonts w:eastAsia="MS Mincho" w:cs="Times New Roman"/>
              </w:rPr>
              <w:t>Notes</w:t>
            </w:r>
          </w:p>
          <w:p w14:paraId="45AED6A7" w14:textId="77777777" w:rsidR="00246DD6" w:rsidRPr="00246DD6" w:rsidRDefault="00246DD6" w:rsidP="002152E5">
            <w:pPr>
              <w:numPr>
                <w:ilvl w:val="2"/>
                <w:numId w:val="69"/>
              </w:numPr>
              <w:spacing w:after="0"/>
              <w:ind w:left="877" w:hanging="270"/>
              <w:rPr>
                <w:rFonts w:eastAsia="MS Mincho" w:cs="Times New Roman"/>
              </w:rPr>
            </w:pPr>
            <w:r w:rsidRPr="00246DD6">
              <w:rPr>
                <w:rFonts w:eastAsia="MS Mincho" w:cs="Times New Roman"/>
              </w:rPr>
              <w:t>Sort</w:t>
            </w:r>
          </w:p>
          <w:p w14:paraId="5F6DA5C6" w14:textId="77777777" w:rsidR="00246DD6" w:rsidRPr="00246DD6" w:rsidRDefault="00246DD6" w:rsidP="002152E5">
            <w:pPr>
              <w:numPr>
                <w:ilvl w:val="2"/>
                <w:numId w:val="69"/>
              </w:numPr>
              <w:spacing w:after="0"/>
              <w:ind w:left="877" w:hanging="270"/>
              <w:rPr>
                <w:rFonts w:eastAsia="MS Mincho" w:cs="Times New Roman"/>
              </w:rPr>
            </w:pPr>
            <w:r w:rsidRPr="00246DD6">
              <w:rPr>
                <w:rFonts w:eastAsia="MS Mincho" w:cs="Times New Roman"/>
              </w:rPr>
              <w:t>Edit Actualized Weeks</w:t>
            </w:r>
          </w:p>
          <w:p w14:paraId="0C7D865B" w14:textId="77777777" w:rsidR="00246DD6" w:rsidRPr="00246DD6" w:rsidRDefault="00246DD6" w:rsidP="002152E5">
            <w:pPr>
              <w:numPr>
                <w:ilvl w:val="2"/>
                <w:numId w:val="69"/>
              </w:numPr>
              <w:spacing w:after="0"/>
              <w:ind w:left="877" w:hanging="270"/>
              <w:rPr>
                <w:rFonts w:eastAsia="MS Mincho" w:cs="Times New Roman"/>
              </w:rPr>
            </w:pPr>
            <w:r w:rsidRPr="00246DD6">
              <w:rPr>
                <w:rFonts w:eastAsia="MS Mincho" w:cs="Times New Roman"/>
              </w:rPr>
              <w:t>Show Eff/Exp Dates</w:t>
            </w:r>
          </w:p>
          <w:p w14:paraId="46981A57" w14:textId="77777777" w:rsidR="00246DD6" w:rsidRPr="00246DD6" w:rsidRDefault="00246DD6" w:rsidP="002152E5">
            <w:pPr>
              <w:numPr>
                <w:ilvl w:val="2"/>
                <w:numId w:val="69"/>
              </w:numPr>
              <w:spacing w:after="0"/>
              <w:ind w:left="877" w:hanging="270"/>
              <w:rPr>
                <w:rFonts w:eastAsia="MS Mincho" w:cs="Times New Roman"/>
              </w:rPr>
            </w:pPr>
            <w:r w:rsidRPr="00246DD6">
              <w:rPr>
                <w:rFonts w:eastAsia="MS Mincho" w:cs="Times New Roman"/>
              </w:rPr>
              <w:t>Show Percent GI Breakdown</w:t>
            </w:r>
          </w:p>
          <w:p w14:paraId="543747CE" w14:textId="77777777" w:rsidR="00246DD6" w:rsidRPr="00246DD6" w:rsidRDefault="00246DD6" w:rsidP="002152E5">
            <w:pPr>
              <w:numPr>
                <w:ilvl w:val="2"/>
                <w:numId w:val="69"/>
              </w:numPr>
              <w:spacing w:after="0"/>
              <w:ind w:left="877" w:hanging="270"/>
              <w:rPr>
                <w:rFonts w:eastAsia="MS Mincho" w:cs="Times New Roman"/>
              </w:rPr>
            </w:pPr>
            <w:r w:rsidRPr="00246DD6">
              <w:rPr>
                <w:rFonts w:eastAsia="MS Mincho" w:cs="Times New Roman"/>
              </w:rPr>
              <w:t>Show CA/USD/Dllars and CPMs</w:t>
            </w:r>
          </w:p>
          <w:p w14:paraId="67CA9F9F" w14:textId="77777777" w:rsidR="00246DD6" w:rsidRPr="00246DD6" w:rsidRDefault="00246DD6" w:rsidP="002152E5">
            <w:pPr>
              <w:numPr>
                <w:ilvl w:val="0"/>
                <w:numId w:val="69"/>
              </w:numPr>
              <w:spacing w:after="0"/>
              <w:ind w:left="607" w:hanging="247"/>
              <w:rPr>
                <w:rFonts w:eastAsia="MS Mincho" w:cs="Times New Roman"/>
              </w:rPr>
            </w:pPr>
            <w:r w:rsidRPr="00246DD6">
              <w:rPr>
                <w:rFonts w:eastAsia="MS Mincho" w:cs="Times New Roman"/>
              </w:rPr>
              <w:t>Delete Schedule</w:t>
            </w:r>
          </w:p>
          <w:p w14:paraId="635A8547" w14:textId="77777777" w:rsidR="00246DD6" w:rsidRPr="00246DD6" w:rsidRDefault="00246DD6" w:rsidP="002152E5">
            <w:pPr>
              <w:numPr>
                <w:ilvl w:val="0"/>
                <w:numId w:val="69"/>
              </w:numPr>
              <w:spacing w:after="0"/>
              <w:ind w:left="607" w:hanging="247"/>
              <w:rPr>
                <w:rFonts w:eastAsia="MS Mincho" w:cs="Times New Roman"/>
              </w:rPr>
            </w:pPr>
            <w:r w:rsidRPr="00246DD6">
              <w:rPr>
                <w:rFonts w:eastAsia="MS Mincho" w:cs="Times New Roman"/>
              </w:rPr>
              <w:t>Copy to Proposal</w:t>
            </w:r>
          </w:p>
          <w:p w14:paraId="22B7F1ED" w14:textId="77777777" w:rsidR="00246DD6" w:rsidRPr="00246DD6" w:rsidRDefault="00246DD6" w:rsidP="002152E5">
            <w:pPr>
              <w:numPr>
                <w:ilvl w:val="0"/>
                <w:numId w:val="69"/>
              </w:numPr>
              <w:spacing w:after="0"/>
              <w:ind w:left="607" w:hanging="247"/>
              <w:rPr>
                <w:rFonts w:eastAsia="MS Mincho" w:cs="Times New Roman"/>
              </w:rPr>
            </w:pPr>
            <w:r w:rsidRPr="00246DD6">
              <w:rPr>
                <w:rFonts w:eastAsia="MS Mincho" w:cs="Times New Roman"/>
              </w:rPr>
              <w:t>Display List of All Schedule</w:t>
            </w:r>
          </w:p>
          <w:p w14:paraId="05C8D19D" w14:textId="77777777" w:rsidR="00246DD6" w:rsidRPr="00246DD6" w:rsidRDefault="00246DD6" w:rsidP="00246DD6">
            <w:pPr>
              <w:tabs>
                <w:tab w:val="left" w:pos="877"/>
              </w:tabs>
              <w:rPr>
                <w:rFonts w:eastAsia="MS Mincho" w:cs="Times New Roman"/>
              </w:rPr>
            </w:pPr>
          </w:p>
        </w:tc>
        <w:tc>
          <w:tcPr>
            <w:tcW w:w="498" w:type="pct"/>
          </w:tcPr>
          <w:p w14:paraId="041E3693" w14:textId="77777777"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56" w:type="pct"/>
          </w:tcPr>
          <w:p w14:paraId="16206445"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47" w:type="pct"/>
          </w:tcPr>
          <w:p w14:paraId="73B36DC0"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88" w:type="pct"/>
          </w:tcPr>
          <w:p w14:paraId="458651EA"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sz w:val="16"/>
                <w:szCs w:val="16"/>
              </w:rPr>
            </w:pPr>
          </w:p>
        </w:tc>
        <w:tc>
          <w:tcPr>
            <w:tcW w:w="414" w:type="pct"/>
          </w:tcPr>
          <w:p w14:paraId="4D015EE4"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48A22559"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r>
      <w:tr w:rsidR="00246DD6" w:rsidRPr="00246DD6" w14:paraId="6545FC6A" w14:textId="77777777" w:rsidTr="00E154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pct"/>
          </w:tcPr>
          <w:p w14:paraId="2DB5EDE6" w14:textId="77777777" w:rsidR="00246DD6" w:rsidRPr="00246DD6" w:rsidRDefault="00246DD6" w:rsidP="00246DD6">
            <w:pPr>
              <w:tabs>
                <w:tab w:val="left" w:pos="877"/>
              </w:tabs>
              <w:rPr>
                <w:rFonts w:eastAsia="MS Mincho" w:cs="Times New Roman"/>
              </w:rPr>
            </w:pPr>
            <w:r w:rsidRPr="00246DD6">
              <w:rPr>
                <w:rFonts w:eastAsia="MS Mincho" w:cs="Times New Roman"/>
              </w:rPr>
              <w:t>Proposal</w:t>
            </w:r>
          </w:p>
        </w:tc>
        <w:tc>
          <w:tcPr>
            <w:tcW w:w="498" w:type="pct"/>
          </w:tcPr>
          <w:p w14:paraId="37746A8B" w14:textId="77777777" w:rsidR="00246DD6" w:rsidRPr="00246DD6" w:rsidRDefault="00246DD6">
            <w:pPr>
              <w:tabs>
                <w:tab w:val="decimal" w:pos="1176"/>
              </w:tabs>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56" w:type="pct"/>
          </w:tcPr>
          <w:p w14:paraId="0828361C"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647" w:type="pct"/>
          </w:tcPr>
          <w:p w14:paraId="09B07AF6"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488" w:type="pct"/>
          </w:tcPr>
          <w:p w14:paraId="5269D7FA"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sz w:val="16"/>
                <w:szCs w:val="16"/>
              </w:rPr>
            </w:pPr>
          </w:p>
        </w:tc>
        <w:tc>
          <w:tcPr>
            <w:tcW w:w="414" w:type="pct"/>
          </w:tcPr>
          <w:p w14:paraId="418F7CE5"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c>
          <w:tcPr>
            <w:tcW w:w="596" w:type="pct"/>
          </w:tcPr>
          <w:p w14:paraId="38B72652" w14:textId="77777777" w:rsidR="00246DD6" w:rsidRPr="00246DD6" w:rsidRDefault="00246DD6" w:rsidP="00246DD6">
            <w:pPr>
              <w:jc w:val="center"/>
              <w:cnfStyle w:val="000000010000" w:firstRow="0" w:lastRow="0" w:firstColumn="0" w:lastColumn="0" w:oddVBand="0" w:evenVBand="0" w:oddHBand="0" w:evenHBand="1" w:firstRowFirstColumn="0" w:firstRowLastColumn="0" w:lastRowFirstColumn="0" w:lastRowLastColumn="0"/>
              <w:rPr>
                <w:rFonts w:ascii="Garamond" w:eastAsia="MS Mincho" w:hAnsi="Garamond" w:cs="Times New Roman"/>
              </w:rPr>
            </w:pPr>
          </w:p>
        </w:tc>
      </w:tr>
      <w:tr w:rsidR="00246DD6" w:rsidRPr="00246DD6" w14:paraId="5E35E8F5" w14:textId="77777777" w:rsidTr="00246DD6">
        <w:tc>
          <w:tcPr>
            <w:cnfStyle w:val="001000000000" w:firstRow="0" w:lastRow="0" w:firstColumn="1" w:lastColumn="0" w:oddVBand="0" w:evenVBand="0" w:oddHBand="0" w:evenHBand="0" w:firstRowFirstColumn="0" w:firstRowLastColumn="0" w:lastRowFirstColumn="0" w:lastRowLastColumn="0"/>
            <w:tcW w:w="1701" w:type="pct"/>
          </w:tcPr>
          <w:p w14:paraId="48F16C89" w14:textId="77777777" w:rsidR="00246DD6" w:rsidRPr="00246DD6" w:rsidRDefault="00246DD6" w:rsidP="002152E5">
            <w:pPr>
              <w:numPr>
                <w:ilvl w:val="1"/>
                <w:numId w:val="68"/>
              </w:numPr>
              <w:spacing w:after="0"/>
              <w:ind w:left="607" w:hanging="270"/>
              <w:rPr>
                <w:rFonts w:eastAsia="MS Mincho" w:cs="Times New Roman"/>
              </w:rPr>
            </w:pPr>
            <w:r w:rsidRPr="00246DD6">
              <w:rPr>
                <w:rFonts w:eastAsia="MS Mincho" w:cs="Times New Roman"/>
              </w:rPr>
              <w:t>Edit/View Proposal</w:t>
            </w:r>
          </w:p>
          <w:p w14:paraId="70DDB189" w14:textId="77777777" w:rsidR="00246DD6" w:rsidRPr="00246DD6" w:rsidRDefault="00246DD6" w:rsidP="002152E5">
            <w:pPr>
              <w:numPr>
                <w:ilvl w:val="2"/>
                <w:numId w:val="68"/>
              </w:numPr>
              <w:tabs>
                <w:tab w:val="left" w:pos="895"/>
              </w:tabs>
              <w:spacing w:after="0"/>
              <w:ind w:left="607" w:hanging="270"/>
              <w:rPr>
                <w:rFonts w:eastAsia="MS Mincho" w:cs="Times New Roman"/>
              </w:rPr>
            </w:pPr>
            <w:r w:rsidRPr="00246DD6">
              <w:rPr>
                <w:rFonts w:eastAsia="MS Mincho" w:cs="Times New Roman"/>
              </w:rPr>
              <w:t>Main Spreadsheet (QA Only)</w:t>
            </w:r>
          </w:p>
          <w:p w14:paraId="03F0D8F2" w14:textId="77777777" w:rsidR="00246DD6" w:rsidRPr="00246DD6" w:rsidRDefault="00246DD6" w:rsidP="002152E5">
            <w:pPr>
              <w:numPr>
                <w:ilvl w:val="2"/>
                <w:numId w:val="68"/>
              </w:numPr>
              <w:tabs>
                <w:tab w:val="left" w:pos="895"/>
              </w:tabs>
              <w:spacing w:after="0"/>
              <w:ind w:left="607" w:hanging="270"/>
              <w:rPr>
                <w:rFonts w:eastAsia="MS Mincho" w:cs="Times New Roman"/>
              </w:rPr>
            </w:pPr>
            <w:r w:rsidRPr="00246DD6">
              <w:rPr>
                <w:rFonts w:eastAsia="MS Mincho" w:cs="Times New Roman"/>
              </w:rPr>
              <w:t>Summary (QA Only)CAS</w:t>
            </w:r>
          </w:p>
          <w:p w14:paraId="49BF7F46" w14:textId="77777777" w:rsidR="00246DD6" w:rsidRPr="00246DD6" w:rsidRDefault="00246DD6" w:rsidP="002152E5">
            <w:pPr>
              <w:numPr>
                <w:ilvl w:val="2"/>
                <w:numId w:val="68"/>
              </w:numPr>
              <w:tabs>
                <w:tab w:val="left" w:pos="895"/>
              </w:tabs>
              <w:spacing w:after="0"/>
              <w:ind w:left="607" w:hanging="270"/>
              <w:rPr>
                <w:rFonts w:eastAsia="MS Mincho" w:cs="Times New Roman"/>
              </w:rPr>
            </w:pPr>
            <w:r w:rsidRPr="00246DD6">
              <w:rPr>
                <w:rFonts w:eastAsia="MS Mincho" w:cs="Times New Roman"/>
              </w:rPr>
              <w:t>Header (QA Only)</w:t>
            </w:r>
          </w:p>
          <w:p w14:paraId="52828595" w14:textId="77777777" w:rsidR="00246DD6" w:rsidRPr="00246DD6" w:rsidRDefault="00246DD6" w:rsidP="002152E5">
            <w:pPr>
              <w:numPr>
                <w:ilvl w:val="2"/>
                <w:numId w:val="68"/>
              </w:numPr>
              <w:tabs>
                <w:tab w:val="left" w:pos="895"/>
              </w:tabs>
              <w:spacing w:after="0"/>
              <w:ind w:left="607" w:hanging="270"/>
              <w:rPr>
                <w:rFonts w:eastAsia="MS Mincho" w:cs="Times New Roman"/>
              </w:rPr>
            </w:pPr>
            <w:r w:rsidRPr="00246DD6">
              <w:rPr>
                <w:rFonts w:eastAsia="MS Mincho" w:cs="Times New Roman"/>
              </w:rPr>
              <w:t>Add Property</w:t>
            </w:r>
          </w:p>
          <w:p w14:paraId="744B8735" w14:textId="77777777" w:rsidR="00246DD6" w:rsidRPr="00246DD6" w:rsidRDefault="00246DD6" w:rsidP="002152E5">
            <w:pPr>
              <w:numPr>
                <w:ilvl w:val="2"/>
                <w:numId w:val="68"/>
              </w:numPr>
              <w:tabs>
                <w:tab w:val="left" w:pos="895"/>
              </w:tabs>
              <w:spacing w:after="0"/>
              <w:ind w:left="607" w:hanging="270"/>
              <w:rPr>
                <w:rFonts w:eastAsia="MS Mincho" w:cs="Times New Roman"/>
              </w:rPr>
            </w:pPr>
            <w:r w:rsidRPr="00246DD6">
              <w:rPr>
                <w:rFonts w:eastAsia="MS Mincho" w:cs="Times New Roman"/>
              </w:rPr>
              <w:t>Notes</w:t>
            </w:r>
          </w:p>
          <w:p w14:paraId="108EF38B" w14:textId="77777777" w:rsidR="00246DD6" w:rsidRPr="00246DD6" w:rsidRDefault="00246DD6" w:rsidP="002152E5">
            <w:pPr>
              <w:numPr>
                <w:ilvl w:val="2"/>
                <w:numId w:val="68"/>
              </w:numPr>
              <w:tabs>
                <w:tab w:val="left" w:pos="895"/>
              </w:tabs>
              <w:spacing w:after="0"/>
              <w:ind w:left="607" w:hanging="270"/>
              <w:rPr>
                <w:rFonts w:eastAsia="MS Mincho" w:cs="Times New Roman"/>
              </w:rPr>
            </w:pPr>
            <w:r w:rsidRPr="00246DD6">
              <w:rPr>
                <w:rFonts w:eastAsia="MS Mincho" w:cs="Times New Roman"/>
              </w:rPr>
              <w:t>Copy To Schedule</w:t>
            </w:r>
          </w:p>
          <w:p w14:paraId="5721D590" w14:textId="77777777" w:rsidR="00246DD6" w:rsidRPr="00246DD6" w:rsidRDefault="00246DD6" w:rsidP="002152E5">
            <w:pPr>
              <w:numPr>
                <w:ilvl w:val="2"/>
                <w:numId w:val="68"/>
              </w:numPr>
              <w:tabs>
                <w:tab w:val="left" w:pos="895"/>
              </w:tabs>
              <w:spacing w:after="0"/>
              <w:ind w:left="607" w:hanging="270"/>
              <w:rPr>
                <w:rFonts w:eastAsia="MS Mincho" w:cs="Times New Roman"/>
              </w:rPr>
            </w:pPr>
            <w:r w:rsidRPr="00246DD6">
              <w:rPr>
                <w:rFonts w:eastAsia="MS Mincho" w:cs="Times New Roman"/>
              </w:rPr>
              <w:t>Remove Selected</w:t>
            </w:r>
          </w:p>
          <w:p w14:paraId="480AECBF" w14:textId="77777777" w:rsidR="00246DD6" w:rsidRPr="00246DD6" w:rsidRDefault="00246DD6" w:rsidP="002152E5">
            <w:pPr>
              <w:numPr>
                <w:ilvl w:val="2"/>
                <w:numId w:val="68"/>
              </w:numPr>
              <w:tabs>
                <w:tab w:val="left" w:pos="895"/>
              </w:tabs>
              <w:spacing w:after="0"/>
              <w:ind w:left="607" w:hanging="270"/>
              <w:rPr>
                <w:rFonts w:eastAsia="MS Mincho" w:cs="Times New Roman"/>
              </w:rPr>
            </w:pPr>
            <w:r w:rsidRPr="00246DD6">
              <w:rPr>
                <w:rFonts w:eastAsia="MS Mincho" w:cs="Times New Roman"/>
              </w:rPr>
              <w:t>Show Eff/Exp Dates</w:t>
            </w:r>
          </w:p>
          <w:p w14:paraId="662949C1" w14:textId="77777777" w:rsidR="00246DD6" w:rsidRPr="00246DD6" w:rsidRDefault="00246DD6" w:rsidP="002152E5">
            <w:pPr>
              <w:numPr>
                <w:ilvl w:val="2"/>
                <w:numId w:val="68"/>
              </w:numPr>
              <w:tabs>
                <w:tab w:val="left" w:pos="895"/>
              </w:tabs>
              <w:spacing w:after="0"/>
              <w:ind w:left="607" w:hanging="270"/>
              <w:rPr>
                <w:rFonts w:eastAsia="MS Mincho" w:cs="Times New Roman"/>
              </w:rPr>
            </w:pPr>
            <w:r w:rsidRPr="00246DD6">
              <w:rPr>
                <w:rFonts w:eastAsia="MS Mincho" w:cs="Times New Roman"/>
              </w:rPr>
              <w:t>Show Percent GI Breakdown</w:t>
            </w:r>
          </w:p>
          <w:p w14:paraId="58FF604E" w14:textId="77777777" w:rsidR="00246DD6" w:rsidRPr="00246DD6" w:rsidRDefault="00246DD6" w:rsidP="002152E5">
            <w:pPr>
              <w:numPr>
                <w:ilvl w:val="2"/>
                <w:numId w:val="68"/>
              </w:numPr>
              <w:tabs>
                <w:tab w:val="left" w:pos="895"/>
              </w:tabs>
              <w:spacing w:after="0"/>
              <w:ind w:left="607" w:hanging="270"/>
              <w:rPr>
                <w:rFonts w:eastAsia="MS Mincho" w:cs="Times New Roman"/>
              </w:rPr>
            </w:pPr>
            <w:r w:rsidRPr="00246DD6">
              <w:rPr>
                <w:rFonts w:eastAsia="MS Mincho" w:cs="Times New Roman"/>
              </w:rPr>
              <w:t>Show CAD/USD Dollars and CPMs</w:t>
            </w:r>
          </w:p>
          <w:p w14:paraId="581E7F74" w14:textId="77777777" w:rsidR="00246DD6" w:rsidRPr="00246DD6" w:rsidRDefault="00246DD6" w:rsidP="002152E5">
            <w:pPr>
              <w:numPr>
                <w:ilvl w:val="2"/>
                <w:numId w:val="68"/>
              </w:numPr>
              <w:tabs>
                <w:tab w:val="left" w:pos="895"/>
              </w:tabs>
              <w:spacing w:after="0"/>
              <w:ind w:left="607" w:hanging="270"/>
              <w:rPr>
                <w:rFonts w:eastAsia="MS Mincho" w:cs="Times New Roman"/>
              </w:rPr>
            </w:pPr>
            <w:r w:rsidRPr="00246DD6">
              <w:rPr>
                <w:rFonts w:eastAsia="MS Mincho" w:cs="Times New Roman"/>
              </w:rPr>
              <w:t>Export</w:t>
            </w:r>
          </w:p>
          <w:p w14:paraId="250C6D4B" w14:textId="77777777" w:rsidR="00246DD6" w:rsidRPr="00246DD6" w:rsidRDefault="00246DD6" w:rsidP="002152E5">
            <w:pPr>
              <w:numPr>
                <w:ilvl w:val="1"/>
                <w:numId w:val="68"/>
              </w:numPr>
              <w:spacing w:after="0"/>
              <w:ind w:left="607" w:hanging="270"/>
              <w:rPr>
                <w:rFonts w:eastAsia="MS Mincho" w:cs="Times New Roman"/>
              </w:rPr>
            </w:pPr>
            <w:r w:rsidRPr="00246DD6">
              <w:rPr>
                <w:rFonts w:eastAsia="MS Mincho" w:cs="Times New Roman"/>
              </w:rPr>
              <w:t>Create Proposal</w:t>
            </w:r>
          </w:p>
          <w:p w14:paraId="68C99C27" w14:textId="77777777" w:rsidR="00246DD6" w:rsidRPr="00246DD6" w:rsidRDefault="00246DD6" w:rsidP="002152E5">
            <w:pPr>
              <w:numPr>
                <w:ilvl w:val="1"/>
                <w:numId w:val="68"/>
              </w:numPr>
              <w:spacing w:after="0"/>
              <w:ind w:left="607" w:hanging="270"/>
              <w:rPr>
                <w:rFonts w:eastAsia="MS Mincho" w:cs="Times New Roman"/>
              </w:rPr>
            </w:pPr>
            <w:r w:rsidRPr="00246DD6">
              <w:rPr>
                <w:rFonts w:eastAsia="MS Mincho" w:cs="Times New Roman"/>
              </w:rPr>
              <w:t>Delete Proposal</w:t>
            </w:r>
          </w:p>
          <w:p w14:paraId="19787011" w14:textId="77777777" w:rsidR="00246DD6" w:rsidRPr="00246DD6" w:rsidRDefault="00246DD6" w:rsidP="002152E5">
            <w:pPr>
              <w:numPr>
                <w:ilvl w:val="1"/>
                <w:numId w:val="68"/>
              </w:numPr>
              <w:spacing w:after="0"/>
              <w:ind w:left="607" w:hanging="270"/>
              <w:rPr>
                <w:rFonts w:eastAsia="MS Mincho" w:cs="Times New Roman"/>
              </w:rPr>
            </w:pPr>
            <w:r w:rsidRPr="00246DD6">
              <w:rPr>
                <w:rFonts w:eastAsia="MS Mincho" w:cs="Times New Roman"/>
              </w:rPr>
              <w:t>Copy to New Proposal</w:t>
            </w:r>
          </w:p>
          <w:p w14:paraId="3C70053B" w14:textId="77777777" w:rsidR="00246DD6" w:rsidRPr="00246DD6" w:rsidRDefault="00246DD6" w:rsidP="00246DD6">
            <w:pPr>
              <w:tabs>
                <w:tab w:val="left" w:pos="877"/>
              </w:tabs>
              <w:rPr>
                <w:rFonts w:eastAsia="MS Mincho" w:cs="Times New Roman"/>
              </w:rPr>
            </w:pPr>
          </w:p>
        </w:tc>
        <w:tc>
          <w:tcPr>
            <w:tcW w:w="498" w:type="pct"/>
          </w:tcPr>
          <w:p w14:paraId="30858618" w14:textId="77777777" w:rsidR="00246DD6" w:rsidRPr="00246DD6" w:rsidRDefault="00246DD6">
            <w:pPr>
              <w:tabs>
                <w:tab w:val="decimal" w:pos="1176"/>
              </w:tabs>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56" w:type="pct"/>
          </w:tcPr>
          <w:p w14:paraId="0D762282"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647" w:type="pct"/>
          </w:tcPr>
          <w:p w14:paraId="08169C43"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488" w:type="pct"/>
          </w:tcPr>
          <w:p w14:paraId="6675714E"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sz w:val="16"/>
                <w:szCs w:val="16"/>
              </w:rPr>
            </w:pPr>
          </w:p>
        </w:tc>
        <w:tc>
          <w:tcPr>
            <w:tcW w:w="414" w:type="pct"/>
          </w:tcPr>
          <w:p w14:paraId="4288BBAA"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c>
          <w:tcPr>
            <w:tcW w:w="596" w:type="pct"/>
          </w:tcPr>
          <w:p w14:paraId="12944C0A" w14:textId="77777777" w:rsidR="00246DD6" w:rsidRPr="00246DD6" w:rsidRDefault="00246DD6" w:rsidP="00246DD6">
            <w:pPr>
              <w:jc w:val="center"/>
              <w:cnfStyle w:val="000000000000" w:firstRow="0" w:lastRow="0" w:firstColumn="0" w:lastColumn="0" w:oddVBand="0" w:evenVBand="0" w:oddHBand="0" w:evenHBand="0" w:firstRowFirstColumn="0" w:firstRowLastColumn="0" w:lastRowFirstColumn="0" w:lastRowLastColumn="0"/>
              <w:rPr>
                <w:rFonts w:ascii="Garamond" w:eastAsia="MS Mincho" w:hAnsi="Garamond" w:cs="Times New Roman"/>
              </w:rPr>
            </w:pPr>
          </w:p>
        </w:tc>
      </w:tr>
    </w:tbl>
    <w:p w14:paraId="7D0C1A23" w14:textId="55445652" w:rsidR="00834D2C" w:rsidRPr="00834D2C" w:rsidRDefault="00834D2C" w:rsidP="00834D2C">
      <w:pPr>
        <w:pStyle w:val="ListParagraph"/>
      </w:pPr>
    </w:p>
    <w:p w14:paraId="587CBC4D" w14:textId="77777777" w:rsidR="00335C09" w:rsidRPr="00834D2C" w:rsidRDefault="00335C09" w:rsidP="00335C09"/>
    <w:p w14:paraId="4450C278" w14:textId="77777777" w:rsidR="00335C09" w:rsidRPr="00834D2C" w:rsidRDefault="00335C09" w:rsidP="00335C09"/>
    <w:sectPr w:rsidR="00335C09" w:rsidRPr="00834D2C" w:rsidSect="00041E7E">
      <w:footerReference w:type="default" r:id="rId55"/>
      <w:footerReference w:type="first" r:id="rId56"/>
      <w:pgSz w:w="12240" w:h="15840"/>
      <w:pgMar w:top="1440" w:right="1440" w:bottom="1440" w:left="1440" w:header="720" w:footer="720" w:gutter="0"/>
      <w:pgNumType w:start="0"/>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C Pham" w:date="2018-07-13T09:10:00Z" w:initials="CP">
    <w:p w14:paraId="290494D4" w14:textId="77777777" w:rsidR="002C0FF5" w:rsidRDefault="002C0FF5">
      <w:pPr>
        <w:pStyle w:val="CommentText"/>
      </w:pPr>
      <w:r>
        <w:rPr>
          <w:rStyle w:val="CommentReference"/>
        </w:rPr>
        <w:annotationRef/>
      </w:r>
      <w:r w:rsidRPr="002B1CDE">
        <w:t>exec GetClientsByCountry_SP 'US'</w:t>
      </w:r>
    </w:p>
  </w:comment>
  <w:comment w:id="10" w:author="Brenda Cwierz" w:date="2018-07-26T15:45:00Z" w:initials="BC">
    <w:p w14:paraId="64E7AE25" w14:textId="454575C5" w:rsidR="002C0FF5" w:rsidRDefault="002C0FF5">
      <w:pPr>
        <w:pStyle w:val="CommentText"/>
      </w:pPr>
      <w:r>
        <w:rPr>
          <w:rStyle w:val="CommentReference"/>
        </w:rPr>
        <w:annotationRef/>
      </w:r>
      <w:r>
        <w:t xml:space="preserve"> See additional Base camp Discussion from 7/26 re: this module</w:t>
      </w:r>
    </w:p>
  </w:comment>
  <w:comment w:id="11" w:author="C Pham" w:date="2018-07-13T09:27:00Z" w:initials="CP">
    <w:p w14:paraId="00CB1D20" w14:textId="77777777" w:rsidR="002C0FF5" w:rsidRDefault="002C0FF5" w:rsidP="00874C62">
      <w:pPr>
        <w:autoSpaceDE w:val="0"/>
        <w:autoSpaceDN w:val="0"/>
        <w:adjustRightInd w:val="0"/>
        <w:spacing w:before="0" w:after="0" w:line="240" w:lineRule="auto"/>
        <w:rPr>
          <w:rFonts w:ascii="Consolas" w:hAnsi="Consolas" w:cs="Consolas"/>
          <w:color w:val="FF0000"/>
          <w:sz w:val="19"/>
          <w:szCs w:val="19"/>
        </w:rPr>
      </w:pPr>
      <w:r>
        <w:rPr>
          <w:rStyle w:val="CommentReference"/>
        </w:rPr>
        <w:annotationRef/>
      </w:r>
      <w:r>
        <w:rPr>
          <w:rFonts w:ascii="Consolas" w:hAnsi="Consolas" w:cs="Consolas"/>
          <w:color w:val="0000FF"/>
          <w:sz w:val="19"/>
          <w:szCs w:val="19"/>
        </w:rPr>
        <w:t>exec</w:t>
      </w:r>
      <w:r>
        <w:rPr>
          <w:rFonts w:ascii="Consolas" w:hAnsi="Consolas" w:cs="Consolas"/>
          <w:sz w:val="19"/>
          <w:szCs w:val="19"/>
        </w:rPr>
        <w:t xml:space="preserve"> GetClientInfoForCommisionRateForm_SP</w:t>
      </w:r>
      <w:r>
        <w:rPr>
          <w:rFonts w:ascii="Consolas" w:hAnsi="Consolas" w:cs="Consolas"/>
          <w:color w:val="0000FF"/>
          <w:sz w:val="19"/>
          <w:szCs w:val="19"/>
        </w:rPr>
        <w:t xml:space="preserve"> </w:t>
      </w:r>
      <w:r>
        <w:rPr>
          <w:rFonts w:ascii="Consolas" w:hAnsi="Consolas" w:cs="Consolas"/>
          <w:color w:val="FF0000"/>
          <w:sz w:val="19"/>
          <w:szCs w:val="19"/>
        </w:rPr>
        <w:t>'A392338F-E277-4EA4-A65F-C1034B98504C'</w:t>
      </w:r>
    </w:p>
    <w:p w14:paraId="4233C795" w14:textId="77777777" w:rsidR="002C0FF5" w:rsidRDefault="002C0FF5" w:rsidP="00874C62">
      <w:pPr>
        <w:autoSpaceDE w:val="0"/>
        <w:autoSpaceDN w:val="0"/>
        <w:adjustRightInd w:val="0"/>
        <w:spacing w:before="0" w:after="0" w:line="240" w:lineRule="auto"/>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sz w:val="19"/>
          <w:szCs w:val="19"/>
        </w:rPr>
        <w:t xml:space="preserve"> GetClientCommRate_SP</w:t>
      </w:r>
      <w:r>
        <w:rPr>
          <w:rFonts w:ascii="Consolas" w:hAnsi="Consolas" w:cs="Consolas"/>
          <w:color w:val="0000FF"/>
          <w:sz w:val="19"/>
          <w:szCs w:val="19"/>
        </w:rPr>
        <w:t xml:space="preserve"> </w:t>
      </w:r>
      <w:r>
        <w:rPr>
          <w:rFonts w:ascii="Consolas" w:hAnsi="Consolas" w:cs="Consolas"/>
          <w:color w:val="FF0000"/>
          <w:sz w:val="19"/>
          <w:szCs w:val="19"/>
        </w:rPr>
        <w:t>'A392338F-E277-4EA4-A65F-C1034B98504C'</w:t>
      </w:r>
    </w:p>
    <w:p w14:paraId="6EDE01C9" w14:textId="55F77A6C" w:rsidR="002C0FF5" w:rsidRDefault="002C0FF5">
      <w:pPr>
        <w:pStyle w:val="CommentText"/>
      </w:pPr>
    </w:p>
  </w:comment>
  <w:comment w:id="36" w:author="C Pham" w:date="2018-07-13T16:31:00Z" w:initials="CP">
    <w:p w14:paraId="31DEA011" w14:textId="77777777" w:rsidR="002C0FF5" w:rsidRDefault="002C0FF5" w:rsidP="00BF122F">
      <w:pPr>
        <w:autoSpaceDE w:val="0"/>
        <w:autoSpaceDN w:val="0"/>
        <w:adjustRightInd w:val="0"/>
        <w:spacing w:before="0" w:after="0" w:line="240" w:lineRule="auto"/>
        <w:rPr>
          <w:rFonts w:ascii="Consolas" w:hAnsi="Consolas" w:cs="Consolas"/>
          <w:sz w:val="19"/>
          <w:szCs w:val="19"/>
        </w:rPr>
      </w:pPr>
      <w:r>
        <w:rPr>
          <w:rStyle w:val="CommentReference"/>
        </w:rPr>
        <w:annotationRef/>
      </w:r>
      <w:r>
        <w:rPr>
          <w:rFonts w:ascii="Consolas" w:hAnsi="Consolas" w:cs="Consolas"/>
          <w:color w:val="0000FF"/>
          <w:sz w:val="19"/>
          <w:szCs w:val="19"/>
        </w:rPr>
        <w:t>exec</w:t>
      </w:r>
      <w:r>
        <w:rPr>
          <w:rFonts w:ascii="Consolas" w:hAnsi="Consolas" w:cs="Consolas"/>
          <w:sz w:val="19"/>
          <w:szCs w:val="19"/>
        </w:rPr>
        <w:t xml:space="preserve"> GetUniquePlanYearsForAllTemplates_SP</w:t>
      </w:r>
      <w:r>
        <w:rPr>
          <w:rFonts w:ascii="Consolas" w:hAnsi="Consolas" w:cs="Consolas"/>
          <w:color w:val="0000FF"/>
          <w:sz w:val="19"/>
          <w:szCs w:val="19"/>
        </w:rPr>
        <w:t xml:space="preserve"> </w:t>
      </w:r>
    </w:p>
    <w:p w14:paraId="44AF7289" w14:textId="77777777" w:rsidR="002C0FF5" w:rsidRDefault="002C0FF5" w:rsidP="00BF122F">
      <w:pPr>
        <w:autoSpaceDE w:val="0"/>
        <w:autoSpaceDN w:val="0"/>
        <w:adjustRightInd w:val="0"/>
        <w:spacing w:before="0" w:after="0" w:line="240" w:lineRule="auto"/>
        <w:rPr>
          <w:rFonts w:ascii="Consolas" w:hAnsi="Consolas" w:cs="Consolas"/>
          <w:sz w:val="19"/>
          <w:szCs w:val="19"/>
        </w:rPr>
      </w:pPr>
    </w:p>
    <w:p w14:paraId="19C9BAC1" w14:textId="77777777" w:rsidR="002C0FF5" w:rsidRDefault="002C0FF5" w:rsidP="00BF122F">
      <w:pPr>
        <w:pStyle w:val="CommentText"/>
      </w:pPr>
    </w:p>
  </w:comment>
  <w:comment w:id="39" w:author="C Pham" w:date="2018-07-13T16:33:00Z" w:initials="CP">
    <w:p w14:paraId="6B0E2E71" w14:textId="77777777" w:rsidR="002C0FF5" w:rsidRDefault="002C0FF5" w:rsidP="00BF122F">
      <w:pPr>
        <w:autoSpaceDE w:val="0"/>
        <w:autoSpaceDN w:val="0"/>
        <w:adjustRightInd w:val="0"/>
        <w:spacing w:before="0" w:after="0" w:line="240" w:lineRule="auto"/>
        <w:rPr>
          <w:rFonts w:ascii="Consolas" w:hAnsi="Consolas" w:cs="Consolas"/>
          <w:sz w:val="19"/>
          <w:szCs w:val="19"/>
        </w:rPr>
      </w:pPr>
      <w:r>
        <w:rPr>
          <w:rStyle w:val="CommentReference"/>
        </w:rPr>
        <w:annotationRef/>
      </w:r>
      <w:r>
        <w:rPr>
          <w:rFonts w:ascii="Consolas" w:hAnsi="Consolas" w:cs="Consolas"/>
          <w:color w:val="0000FF"/>
          <w:sz w:val="19"/>
          <w:szCs w:val="19"/>
        </w:rPr>
        <w:t>exec</w:t>
      </w:r>
      <w:r>
        <w:rPr>
          <w:rFonts w:ascii="Consolas" w:hAnsi="Consolas" w:cs="Consolas"/>
          <w:sz w:val="19"/>
          <w:szCs w:val="19"/>
        </w:rPr>
        <w:t xml:space="preserve"> GetUniquePlanYearsForAllTemplates_SP</w:t>
      </w:r>
      <w:r>
        <w:rPr>
          <w:rFonts w:ascii="Consolas" w:hAnsi="Consolas" w:cs="Consolas"/>
          <w:color w:val="0000FF"/>
          <w:sz w:val="19"/>
          <w:szCs w:val="19"/>
        </w:rPr>
        <w:t xml:space="preserve"> </w:t>
      </w:r>
    </w:p>
    <w:p w14:paraId="1A1884F6" w14:textId="77777777" w:rsidR="002C0FF5" w:rsidRDefault="002C0FF5" w:rsidP="00BF122F">
      <w:pPr>
        <w:autoSpaceDE w:val="0"/>
        <w:autoSpaceDN w:val="0"/>
        <w:adjustRightInd w:val="0"/>
        <w:spacing w:before="0" w:after="0" w:line="240" w:lineRule="auto"/>
        <w:rPr>
          <w:rFonts w:ascii="Consolas" w:hAnsi="Consolas" w:cs="Consolas"/>
          <w:sz w:val="19"/>
          <w:szCs w:val="19"/>
        </w:rPr>
      </w:pPr>
    </w:p>
    <w:p w14:paraId="39B19806" w14:textId="77777777" w:rsidR="002C0FF5" w:rsidRDefault="002C0FF5">
      <w:pPr>
        <w:pStyle w:val="CommentText"/>
      </w:pPr>
    </w:p>
  </w:comment>
  <w:comment w:id="41" w:author="C Pham" w:date="2018-07-13T16:34:00Z" w:initials="CP">
    <w:p w14:paraId="6D220308" w14:textId="77777777" w:rsidR="002C0FF5" w:rsidRDefault="002C0FF5">
      <w:pPr>
        <w:pStyle w:val="CommentText"/>
      </w:pPr>
      <w:r>
        <w:rPr>
          <w:rStyle w:val="CommentReference"/>
        </w:rPr>
        <w:annotationRef/>
      </w:r>
      <w:r w:rsidRPr="00422330">
        <w:t>exec GetQtrsByPlanYr_SP 2018,'B'</w:t>
      </w:r>
    </w:p>
  </w:comment>
  <w:comment w:id="42" w:author="C Pham" w:date="2018-07-13T16:40:00Z" w:initials="CP">
    <w:p w14:paraId="7CF0BE9F" w14:textId="77777777" w:rsidR="002C0FF5" w:rsidRDefault="002C0FF5" w:rsidP="00422330">
      <w:pPr>
        <w:autoSpaceDE w:val="0"/>
        <w:autoSpaceDN w:val="0"/>
        <w:adjustRightInd w:val="0"/>
        <w:spacing w:before="0" w:after="0" w:line="240" w:lineRule="auto"/>
        <w:rPr>
          <w:rFonts w:ascii="Consolas" w:hAnsi="Consolas" w:cs="Consolas"/>
          <w:sz w:val="19"/>
          <w:szCs w:val="19"/>
        </w:rPr>
      </w:pPr>
      <w:r>
        <w:rPr>
          <w:rStyle w:val="CommentReference"/>
        </w:rPr>
        <w:annotationRef/>
      </w:r>
      <w:r>
        <w:rPr>
          <w:rFonts w:ascii="Consolas" w:hAnsi="Consolas" w:cs="Consolas"/>
          <w:color w:val="0000FF"/>
          <w:sz w:val="19"/>
          <w:szCs w:val="19"/>
        </w:rPr>
        <w:t>exec</w:t>
      </w:r>
      <w:r>
        <w:rPr>
          <w:rFonts w:ascii="Consolas" w:hAnsi="Consolas" w:cs="Consolas"/>
          <w:sz w:val="19"/>
          <w:szCs w:val="19"/>
        </w:rPr>
        <w:t xml:space="preserve"> GetWeekStartDatesByQtrName_SP</w:t>
      </w:r>
      <w:r>
        <w:rPr>
          <w:rFonts w:ascii="Consolas" w:hAnsi="Consolas" w:cs="Consolas"/>
          <w:color w:val="0000FF"/>
          <w:sz w:val="19"/>
          <w:szCs w:val="19"/>
        </w:rPr>
        <w:t xml:space="preserve"> </w:t>
      </w:r>
      <w:r>
        <w:rPr>
          <w:rFonts w:ascii="Consolas" w:hAnsi="Consolas" w:cs="Consolas"/>
          <w:color w:val="FF0000"/>
          <w:sz w:val="19"/>
          <w:szCs w:val="19"/>
        </w:rPr>
        <w:t>'1Q2017'</w:t>
      </w:r>
    </w:p>
    <w:p w14:paraId="3ACDE68D" w14:textId="77777777" w:rsidR="002C0FF5" w:rsidRDefault="002C0FF5" w:rsidP="00422330">
      <w:pPr>
        <w:autoSpaceDE w:val="0"/>
        <w:autoSpaceDN w:val="0"/>
        <w:adjustRightInd w:val="0"/>
        <w:spacing w:before="0" w:after="0" w:line="240" w:lineRule="auto"/>
        <w:rPr>
          <w:rFonts w:ascii="Consolas" w:hAnsi="Consolas" w:cs="Consolas"/>
          <w:sz w:val="19"/>
          <w:szCs w:val="19"/>
        </w:rPr>
      </w:pPr>
    </w:p>
    <w:p w14:paraId="081294C1" w14:textId="77777777" w:rsidR="002C0FF5" w:rsidRDefault="002C0FF5" w:rsidP="00422330">
      <w:pPr>
        <w:autoSpaceDE w:val="0"/>
        <w:autoSpaceDN w:val="0"/>
        <w:adjustRightInd w:val="0"/>
        <w:spacing w:before="0" w:after="0" w:line="240" w:lineRule="auto"/>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sz w:val="19"/>
          <w:szCs w:val="19"/>
        </w:rPr>
        <w:t xml:space="preserve"> GetWeekOfCommRatesByClientAndQtr_SP</w:t>
      </w:r>
      <w:r>
        <w:rPr>
          <w:rFonts w:ascii="Consolas" w:hAnsi="Consolas" w:cs="Consolas"/>
          <w:color w:val="0000FF"/>
          <w:sz w:val="19"/>
          <w:szCs w:val="19"/>
        </w:rPr>
        <w:t xml:space="preserve"> </w:t>
      </w:r>
      <w:r>
        <w:rPr>
          <w:rFonts w:ascii="Consolas" w:hAnsi="Consolas" w:cs="Consolas"/>
          <w:color w:val="FF0000"/>
          <w:sz w:val="19"/>
          <w:szCs w:val="19"/>
        </w:rPr>
        <w:t>'9A3C3D5F-B240-48FB-969A-0073715633A8'</w:t>
      </w:r>
      <w:r>
        <w:rPr>
          <w:rFonts w:ascii="Consolas" w:hAnsi="Consolas" w:cs="Consolas"/>
          <w:color w:val="808080"/>
          <w:sz w:val="19"/>
          <w:szCs w:val="19"/>
        </w:rPr>
        <w:t>,</w:t>
      </w:r>
      <w:r>
        <w:rPr>
          <w:rFonts w:ascii="Consolas" w:hAnsi="Consolas" w:cs="Consolas"/>
          <w:color w:val="FF0000"/>
          <w:sz w:val="19"/>
          <w:szCs w:val="19"/>
        </w:rPr>
        <w:t>'1Q2017'</w:t>
      </w:r>
    </w:p>
    <w:p w14:paraId="154B4C6B" w14:textId="04BF4F5C" w:rsidR="002C0FF5" w:rsidRDefault="002C0FF5">
      <w:pPr>
        <w:pStyle w:val="CommentText"/>
      </w:pPr>
    </w:p>
  </w:comment>
  <w:comment w:id="49" w:author="C Pham" w:date="2018-07-15T18:30:00Z" w:initials="CP">
    <w:p w14:paraId="12C50A34" w14:textId="77777777" w:rsidR="002C0FF5" w:rsidRDefault="002C0FF5" w:rsidP="00974BB3">
      <w:pPr>
        <w:pStyle w:val="CommentText"/>
      </w:pPr>
      <w:r>
        <w:rPr>
          <w:rStyle w:val="CommentReference"/>
        </w:rPr>
        <w:annotationRef/>
      </w:r>
      <w:hyperlink r:id="rId1" w:history="1">
        <w:r w:rsidRPr="0056032A">
          <w:rPr>
            <w:rStyle w:val="Hyperlink"/>
          </w:rPr>
          <w:t>https://basecamp.com/2437000/projects/14689783/todos/358877471</w:t>
        </w:r>
      </w:hyperlink>
    </w:p>
    <w:p w14:paraId="2C2523E4" w14:textId="77777777" w:rsidR="002C0FF5" w:rsidRDefault="002C0FF5" w:rsidP="00974BB3">
      <w:pPr>
        <w:pStyle w:val="CommentText"/>
      </w:pPr>
      <w:r>
        <w:rPr>
          <w:rFonts w:ascii="Segoe UI" w:hAnsi="Segoe UI" w:cs="Segoe UI"/>
          <w:color w:val="000000"/>
        </w:rPr>
        <w:t>BC:  Yes, correct, 3/12 and 3/19 should be disabled.</w:t>
      </w:r>
    </w:p>
  </w:comment>
  <w:comment w:id="50" w:author="C Pham" w:date="2018-07-15T18:30:00Z" w:initials="CP">
    <w:p w14:paraId="27DEA1BE" w14:textId="77777777" w:rsidR="002C0FF5" w:rsidRDefault="002C0FF5" w:rsidP="00974BB3">
      <w:pPr>
        <w:pStyle w:val="CommentText"/>
      </w:pPr>
      <w:r>
        <w:rPr>
          <w:rStyle w:val="CommentReference"/>
        </w:rPr>
        <w:annotationRef/>
      </w:r>
      <w:hyperlink r:id="rId2" w:history="1">
        <w:r w:rsidRPr="0056032A">
          <w:rPr>
            <w:rStyle w:val="Hyperlink"/>
          </w:rPr>
          <w:t>https://basecamp.com/2437000/projects/14689783/todos/358877476</w:t>
        </w:r>
      </w:hyperlink>
    </w:p>
    <w:p w14:paraId="22EFCD8B" w14:textId="77777777" w:rsidR="002C0FF5" w:rsidRDefault="002C0FF5" w:rsidP="00974BB3">
      <w:pPr>
        <w:pStyle w:val="CommentText"/>
        <w:rPr>
          <w:rFonts w:ascii="Segoe UI" w:hAnsi="Segoe UI" w:cs="Segoe UI"/>
          <w:color w:val="000000"/>
        </w:rPr>
      </w:pPr>
      <w:r>
        <w:rPr>
          <w:rFonts w:ascii="Segoe UI" w:hAnsi="Segoe UI" w:cs="Segoe UI"/>
          <w:color w:val="000000"/>
        </w:rPr>
        <w:t>BC:  Any date that falls within the start and end week needs to have a commission entered, but if the commissions for those weeks was all provided, that alert was in error.</w:t>
      </w:r>
    </w:p>
    <w:p w14:paraId="64AD06F7" w14:textId="77777777" w:rsidR="002C0FF5" w:rsidRDefault="002C0FF5" w:rsidP="00974BB3">
      <w:pPr>
        <w:pStyle w:val="CommentText"/>
      </w:pPr>
    </w:p>
  </w:comment>
  <w:comment w:id="113" w:author="C Pham" w:date="2018-07-13T18:18:00Z" w:initials="CP">
    <w:p w14:paraId="2A28A1FD" w14:textId="712A5A40" w:rsidR="002C0FF5" w:rsidRDefault="002C0FF5">
      <w:pPr>
        <w:pStyle w:val="CommentText"/>
      </w:pPr>
      <w:r>
        <w:rPr>
          <w:rStyle w:val="CommentReference"/>
        </w:rPr>
        <w:annotationRef/>
      </w:r>
      <w:r w:rsidRPr="00834D2C">
        <w:t>"UpdateClientCommission_SP"</w:t>
      </w:r>
      <w:r>
        <w:br/>
      </w:r>
      <w:r w:rsidRPr="00834D2C">
        <w:t>UpdateCommRateByWeek_SP"</w:t>
      </w:r>
    </w:p>
  </w:comment>
  <w:comment w:id="120" w:author="C Pham" w:date="2018-08-08T02:43:00Z" w:initials="CP">
    <w:p w14:paraId="1A95EBCF" w14:textId="3C39911F" w:rsidR="002C0FF5" w:rsidRDefault="002C0FF5">
      <w:pPr>
        <w:pStyle w:val="CommentText"/>
      </w:pPr>
      <w:r>
        <w:rPr>
          <w:rStyle w:val="CommentReference"/>
        </w:rPr>
        <w:annotationRef/>
      </w:r>
      <w:r>
        <w:t>Promised date was adjusted due to approval date also being adjusted.</w:t>
      </w:r>
    </w:p>
  </w:comment>
  <w:comment w:id="124" w:author="Brenda Cwierz" w:date="2018-07-26T15:45:00Z" w:initials="BC">
    <w:p w14:paraId="7A8AFECC" w14:textId="687F4902" w:rsidR="002C0FF5" w:rsidRDefault="002C0FF5">
      <w:pPr>
        <w:pStyle w:val="CommentText"/>
      </w:pPr>
      <w:r>
        <w:rPr>
          <w:rStyle w:val="CommentReference"/>
        </w:rPr>
        <w:annotationRef/>
      </w:r>
      <w:r>
        <w:t>See additional Base camp Discussion from 7/26 re: this module</w:t>
      </w:r>
    </w:p>
  </w:comment>
  <w:comment w:id="125" w:author="C Pham" w:date="2018-07-26T18:54:00Z" w:initials="CP">
    <w:p w14:paraId="2B96E006" w14:textId="052776AB" w:rsidR="002C0FF5" w:rsidRDefault="002C0FF5">
      <w:pPr>
        <w:pStyle w:val="CommentText"/>
      </w:pPr>
      <w:r>
        <w:rPr>
          <w:rStyle w:val="CommentReference"/>
        </w:rPr>
        <w:annotationRef/>
      </w:r>
      <w:r w:rsidRPr="00C31B08">
        <w:t>https://basecamp.com/2437000/projects/14689783/todos/358878118</w:t>
      </w:r>
    </w:p>
  </w:comment>
  <w:comment w:id="139" w:author="C Pham" w:date="2018-07-14T00:54:00Z" w:initials="CP">
    <w:p w14:paraId="14D46AD5" w14:textId="72E8D494" w:rsidR="002C0FF5" w:rsidRDefault="002C0FF5">
      <w:pPr>
        <w:pStyle w:val="CommentText"/>
      </w:pPr>
      <w:r>
        <w:rPr>
          <w:rStyle w:val="CommentReference"/>
        </w:rPr>
        <w:annotationRef/>
      </w:r>
      <w:r w:rsidRPr="000B6F35">
        <w:t>exec GetClientsByCountry_SP 'US'</w:t>
      </w:r>
    </w:p>
  </w:comment>
  <w:comment w:id="141" w:author="C Pham" w:date="2018-07-14T00:55:00Z" w:initials="CP">
    <w:p w14:paraId="69301B90" w14:textId="21F21695" w:rsidR="002C0FF5" w:rsidRDefault="002C0FF5">
      <w:pPr>
        <w:pStyle w:val="CommentText"/>
      </w:pPr>
      <w:r>
        <w:rPr>
          <w:rStyle w:val="CommentReference"/>
        </w:rPr>
        <w:annotationRef/>
      </w:r>
      <w:r w:rsidRPr="000B6F35">
        <w:t>exec GetNetworksByCountry_SP 'US'</w:t>
      </w:r>
    </w:p>
  </w:comment>
  <w:comment w:id="151" w:author="C Pham" w:date="2018-07-14T00:55:00Z" w:initials="CP">
    <w:p w14:paraId="5F59065A" w14:textId="17904AEE" w:rsidR="002C0FF5" w:rsidRDefault="002C0FF5">
      <w:pPr>
        <w:pStyle w:val="CommentText"/>
      </w:pPr>
      <w:r>
        <w:rPr>
          <w:rStyle w:val="CommentReference"/>
        </w:rPr>
        <w:annotationRef/>
      </w:r>
      <w:r w:rsidRPr="000B6F35">
        <w:t>exec GetUniquePlanYearsForAllTemplates_SP</w:t>
      </w:r>
    </w:p>
  </w:comment>
  <w:comment w:id="154" w:author="C Pham" w:date="2018-07-14T01:12:00Z" w:initials="CP">
    <w:p w14:paraId="0E76268C" w14:textId="77777777" w:rsidR="002C0FF5" w:rsidRDefault="002C0FF5">
      <w:pPr>
        <w:pStyle w:val="CommentText"/>
      </w:pPr>
      <w:r>
        <w:rPr>
          <w:rStyle w:val="CommentReference"/>
        </w:rPr>
        <w:annotationRef/>
      </w:r>
      <w:r w:rsidRPr="00FD0C2E">
        <w:t>exec GetPostLogExportAllNetworks_SP 'US','976FF826-BC55-403E-BC87-8DA4AB9EC1A9','2017-01-01','2017-01-31'</w:t>
      </w:r>
    </w:p>
    <w:p w14:paraId="65B17849" w14:textId="77777777" w:rsidR="002C0FF5" w:rsidRDefault="002C0FF5">
      <w:pPr>
        <w:pStyle w:val="CommentText"/>
      </w:pPr>
    </w:p>
    <w:p w14:paraId="610E0FD7" w14:textId="646087E5" w:rsidR="002C0FF5" w:rsidRDefault="002C0FF5">
      <w:pPr>
        <w:pStyle w:val="CommentText"/>
      </w:pPr>
      <w:r>
        <w:t>PriceLine/2017/Jan</w:t>
      </w:r>
    </w:p>
  </w:comment>
  <w:comment w:id="160" w:author="C Pham" w:date="2018-07-26T20:38:00Z" w:initials="CP">
    <w:p w14:paraId="4673B75F" w14:textId="77777777" w:rsidR="002C0FF5" w:rsidRPr="00DD0464" w:rsidRDefault="002C0FF5" w:rsidP="009C09D4">
      <w:pPr>
        <w:rPr>
          <w:rFonts w:eastAsia="Times New Roman" w:cs="Times New Roman"/>
          <w:lang w:eastAsia="en-US"/>
        </w:rPr>
      </w:pPr>
      <w:r>
        <w:rPr>
          <w:rStyle w:val="CommentReference"/>
        </w:rPr>
        <w:annotationRef/>
      </w:r>
      <w:hyperlink r:id="rId3" w:history="1">
        <w:r w:rsidRPr="0056032A">
          <w:rPr>
            <w:rStyle w:val="Hyperlink"/>
          </w:rPr>
          <w:t>https://basecamp.com/2437000/projects/14689783/todos/358880313</w:t>
        </w:r>
      </w:hyperlink>
      <w:r>
        <w:br/>
      </w:r>
      <w:r>
        <w:br/>
        <w:t xml:space="preserve">BC:  </w:t>
      </w:r>
      <w:r w:rsidRPr="00DD0464">
        <w:rPr>
          <w:rFonts w:eastAsia="Times New Roman" w:cs="Segoe UI"/>
          <w:color w:val="000000"/>
          <w:lang w:eastAsia="en-US"/>
        </w:rPr>
        <w:t xml:space="preserve">The table currently used </w:t>
      </w:r>
      <w:r w:rsidRPr="00DD0464">
        <w:rPr>
          <w:rFonts w:eastAsia="Times New Roman" w:cs="Times New Roman"/>
          <w:b/>
          <w:bCs/>
          <w:color w:val="000000"/>
          <w:bdr w:val="none" w:sz="0" w:space="0" w:color="auto" w:frame="1"/>
          <w:lang w:eastAsia="en-US"/>
        </w:rPr>
        <w:t>ACTUAL EXCHANGE RATE</w:t>
      </w:r>
      <w:r w:rsidRPr="00DD0464">
        <w:rPr>
          <w:rFonts w:eastAsia="Times New Roman" w:cs="Segoe UI"/>
          <w:color w:val="000000"/>
          <w:lang w:eastAsia="en-US"/>
        </w:rPr>
        <w:t xml:space="preserve"> is </w:t>
      </w:r>
      <w:r w:rsidRPr="00DD0464">
        <w:rPr>
          <w:rFonts w:eastAsia="Times New Roman" w:cs="Times New Roman"/>
          <w:i/>
          <w:iCs/>
          <w:color w:val="000000"/>
          <w:bdr w:val="none" w:sz="0" w:space="0" w:color="auto" w:frame="1"/>
          <w:lang w:eastAsia="en-US"/>
        </w:rPr>
        <w:t>[ACTUAL_EXCHANGE_RATE_ADMINS_T]</w:t>
      </w:r>
    </w:p>
    <w:p w14:paraId="604E8B21" w14:textId="77777777" w:rsidR="002C0FF5" w:rsidRPr="00DD0464" w:rsidRDefault="002C0FF5" w:rsidP="009C09D4">
      <w:pPr>
        <w:spacing w:before="0" w:after="0" w:line="240" w:lineRule="auto"/>
        <w:textAlignment w:val="baseline"/>
        <w:rPr>
          <w:rFonts w:eastAsia="Times New Roman" w:cs="Times New Roman"/>
          <w:color w:val="000000"/>
          <w:lang w:eastAsia="en-US"/>
        </w:rPr>
      </w:pPr>
    </w:p>
    <w:p w14:paraId="5C4DF347" w14:textId="403C661A" w:rsidR="002C0FF5" w:rsidRDefault="002C0FF5" w:rsidP="009C09D4">
      <w:pPr>
        <w:pStyle w:val="CommentText"/>
      </w:pPr>
      <w:r w:rsidRPr="00DD0464">
        <w:rPr>
          <w:rFonts w:eastAsia="Times New Roman" w:cs="Times New Roman"/>
          <w:color w:val="000000"/>
          <w:lang w:eastAsia="en-US"/>
        </w:rPr>
        <w:t xml:space="preserve">The ADMIN setting is most likely for </w:t>
      </w:r>
      <w:r w:rsidRPr="00DD0464">
        <w:rPr>
          <w:rFonts w:eastAsia="Times New Roman" w:cs="Times New Roman"/>
          <w:b/>
          <w:bCs/>
          <w:color w:val="000000"/>
          <w:bdr w:val="none" w:sz="0" w:space="0" w:color="auto" w:frame="1"/>
          <w:lang w:eastAsia="en-US"/>
        </w:rPr>
        <w:t>UPDATE CLIENT SPECIFIC EXCH RATE</w:t>
      </w:r>
      <w:r w:rsidRPr="00DD0464">
        <w:rPr>
          <w:rFonts w:eastAsia="Times New Roman" w:cs="Times New Roman"/>
          <w:color w:val="000000"/>
          <w:lang w:eastAsia="en-US"/>
        </w:rPr>
        <w:t>. This can stay as is.</w:t>
      </w:r>
    </w:p>
  </w:comment>
  <w:comment w:id="164" w:author="C Pham" w:date="2018-07-15T18:31:00Z" w:initials="CP">
    <w:p w14:paraId="620671EE" w14:textId="77777777" w:rsidR="002C0FF5" w:rsidRPr="00DD0464" w:rsidRDefault="002C0FF5" w:rsidP="00DD0464">
      <w:pPr>
        <w:rPr>
          <w:rFonts w:eastAsia="Times New Roman" w:cs="Times New Roman"/>
          <w:lang w:eastAsia="en-US"/>
        </w:rPr>
      </w:pPr>
      <w:r>
        <w:rPr>
          <w:rStyle w:val="CommentReference"/>
        </w:rPr>
        <w:annotationRef/>
      </w:r>
      <w:hyperlink r:id="rId4" w:history="1">
        <w:r w:rsidRPr="0056032A">
          <w:rPr>
            <w:rStyle w:val="Hyperlink"/>
          </w:rPr>
          <w:t>https://basecamp.com/2437000/projects/14689783/todos/358880313</w:t>
        </w:r>
      </w:hyperlink>
      <w:r>
        <w:br/>
      </w:r>
      <w:r>
        <w:br/>
        <w:t xml:space="preserve">BC:  </w:t>
      </w:r>
      <w:r w:rsidRPr="00DD0464">
        <w:rPr>
          <w:rFonts w:eastAsia="Times New Roman" w:cs="Segoe UI"/>
          <w:color w:val="000000"/>
          <w:lang w:eastAsia="en-US"/>
        </w:rPr>
        <w:t xml:space="preserve">The table currently used </w:t>
      </w:r>
      <w:r w:rsidRPr="00DD0464">
        <w:rPr>
          <w:rFonts w:eastAsia="Times New Roman" w:cs="Times New Roman"/>
          <w:b/>
          <w:bCs/>
          <w:color w:val="000000"/>
          <w:bdr w:val="none" w:sz="0" w:space="0" w:color="auto" w:frame="1"/>
          <w:lang w:eastAsia="en-US"/>
        </w:rPr>
        <w:t>ACTUAL EXCHANGE RATE</w:t>
      </w:r>
      <w:r w:rsidRPr="00DD0464">
        <w:rPr>
          <w:rFonts w:eastAsia="Times New Roman" w:cs="Segoe UI"/>
          <w:color w:val="000000"/>
          <w:lang w:eastAsia="en-US"/>
        </w:rPr>
        <w:t xml:space="preserve"> is </w:t>
      </w:r>
      <w:r w:rsidRPr="00DD0464">
        <w:rPr>
          <w:rFonts w:eastAsia="Times New Roman" w:cs="Times New Roman"/>
          <w:i/>
          <w:iCs/>
          <w:color w:val="000000"/>
          <w:bdr w:val="none" w:sz="0" w:space="0" w:color="auto" w:frame="1"/>
          <w:lang w:eastAsia="en-US"/>
        </w:rPr>
        <w:t>[ACTUAL_EXCHANGE_RATE_ADMINS_T]</w:t>
      </w:r>
    </w:p>
    <w:p w14:paraId="2C4D92A6" w14:textId="77777777" w:rsidR="002C0FF5" w:rsidRPr="00DD0464" w:rsidRDefault="002C0FF5" w:rsidP="00DD0464">
      <w:pPr>
        <w:spacing w:before="0" w:after="0" w:line="240" w:lineRule="auto"/>
        <w:textAlignment w:val="baseline"/>
        <w:rPr>
          <w:rFonts w:eastAsia="Times New Roman" w:cs="Times New Roman"/>
          <w:color w:val="000000"/>
          <w:lang w:eastAsia="en-US"/>
        </w:rPr>
      </w:pPr>
    </w:p>
    <w:p w14:paraId="36FFC651" w14:textId="77777777" w:rsidR="002C0FF5" w:rsidRPr="00DD0464" w:rsidRDefault="002C0FF5" w:rsidP="00DD0464">
      <w:pPr>
        <w:spacing w:before="0" w:after="0" w:line="240" w:lineRule="auto"/>
        <w:textAlignment w:val="baseline"/>
        <w:rPr>
          <w:rFonts w:eastAsia="Times New Roman" w:cs="Times New Roman"/>
          <w:color w:val="000000"/>
          <w:lang w:eastAsia="en-US"/>
        </w:rPr>
      </w:pPr>
      <w:r w:rsidRPr="00DD0464">
        <w:rPr>
          <w:rFonts w:eastAsia="Times New Roman" w:cs="Times New Roman"/>
          <w:color w:val="000000"/>
          <w:lang w:eastAsia="en-US"/>
        </w:rPr>
        <w:t xml:space="preserve">The ADMIN setting is most likely for </w:t>
      </w:r>
      <w:r w:rsidRPr="00DD0464">
        <w:rPr>
          <w:rFonts w:eastAsia="Times New Roman" w:cs="Times New Roman"/>
          <w:b/>
          <w:bCs/>
          <w:color w:val="000000"/>
          <w:bdr w:val="none" w:sz="0" w:space="0" w:color="auto" w:frame="1"/>
          <w:lang w:eastAsia="en-US"/>
        </w:rPr>
        <w:t>UPDATE CLIENT SPECIFIC EXCH RATE</w:t>
      </w:r>
      <w:r w:rsidRPr="00DD0464">
        <w:rPr>
          <w:rFonts w:eastAsia="Times New Roman" w:cs="Times New Roman"/>
          <w:color w:val="000000"/>
          <w:lang w:eastAsia="en-US"/>
        </w:rPr>
        <w:t xml:space="preserve">. This can stay as is. </w:t>
      </w:r>
    </w:p>
    <w:p w14:paraId="2963F72F" w14:textId="7069DEE2" w:rsidR="002C0FF5" w:rsidRDefault="002C0FF5">
      <w:pPr>
        <w:pStyle w:val="CommentText"/>
      </w:pPr>
    </w:p>
  </w:comment>
  <w:comment w:id="168" w:author="C Pham" w:date="2018-07-14T07:56:00Z" w:initials="CP">
    <w:p w14:paraId="464FF690" w14:textId="746DA375" w:rsidR="002C0FF5" w:rsidRDefault="002C0FF5">
      <w:pPr>
        <w:pStyle w:val="CommentText"/>
      </w:pPr>
      <w:r>
        <w:rPr>
          <w:rStyle w:val="CommentReference"/>
        </w:rPr>
        <w:annotationRef/>
      </w:r>
      <w:r w:rsidRPr="00867B77">
        <w:t>exec GetUniquePlanYrs_SP 'B'</w:t>
      </w:r>
    </w:p>
  </w:comment>
  <w:comment w:id="169" w:author="C Pham" w:date="2018-07-15T18:33:00Z" w:initials="CP">
    <w:p w14:paraId="34502B8E" w14:textId="332CCB89" w:rsidR="002C0FF5" w:rsidRDefault="002C0FF5">
      <w:pPr>
        <w:pStyle w:val="CommentText"/>
      </w:pPr>
      <w:r>
        <w:rPr>
          <w:rStyle w:val="CommentReference"/>
        </w:rPr>
        <w:annotationRef/>
      </w:r>
      <w:hyperlink r:id="rId5" w:history="1">
        <w:r w:rsidRPr="0056032A">
          <w:rPr>
            <w:rStyle w:val="Hyperlink"/>
          </w:rPr>
          <w:t>https://basecamp.com/2437000/projects/14689783/todos/358880331</w:t>
        </w:r>
      </w:hyperlink>
    </w:p>
    <w:p w14:paraId="1CECFF18" w14:textId="034FAB21" w:rsidR="002C0FF5" w:rsidRDefault="002C0FF5">
      <w:pPr>
        <w:pStyle w:val="CommentText"/>
      </w:pPr>
      <w:r>
        <w:rPr>
          <w:rFonts w:ascii="Segoe UI" w:hAnsi="Segoe UI" w:cs="Segoe UI"/>
          <w:color w:val="000000"/>
        </w:rPr>
        <w:t>No. Only broadcast is an option for Exch Rate. I do not think we would use Calendar elsewhere for this.</w:t>
      </w:r>
    </w:p>
  </w:comment>
  <w:comment w:id="171" w:author="C Pham" w:date="2018-07-14T08:28:00Z" w:initials="CP">
    <w:p w14:paraId="455C1FE0" w14:textId="77777777" w:rsidR="002C0FF5" w:rsidRDefault="002C0FF5" w:rsidP="00F3112A">
      <w:pPr>
        <w:pStyle w:val="CommentText"/>
      </w:pPr>
      <w:r>
        <w:rPr>
          <w:rStyle w:val="CommentReference"/>
        </w:rPr>
        <w:annotationRef/>
      </w:r>
      <w:r w:rsidRPr="00F3112A">
        <w:t>exec GetUniqueQtrsByPlanYr_SP 'B',2018</w:t>
      </w:r>
    </w:p>
  </w:comment>
  <w:comment w:id="174" w:author="C Pham" w:date="2018-07-14T08:28:00Z" w:initials="CP">
    <w:p w14:paraId="70EDD662" w14:textId="72D418C3" w:rsidR="002C0FF5" w:rsidRDefault="002C0FF5">
      <w:pPr>
        <w:pStyle w:val="CommentText"/>
      </w:pPr>
      <w:r>
        <w:rPr>
          <w:rStyle w:val="CommentReference"/>
        </w:rPr>
        <w:annotationRef/>
      </w:r>
      <w:r w:rsidRPr="00F3112A">
        <w:t>exec GetUniqueQtrsByPlanYr_SP 'B',2018</w:t>
      </w:r>
    </w:p>
  </w:comment>
  <w:comment w:id="179" w:author="C Pham" w:date="2018-07-14T08:27:00Z" w:initials="CP">
    <w:p w14:paraId="0E5E76F6" w14:textId="038FED16" w:rsidR="002C0FF5" w:rsidRDefault="002C0FF5">
      <w:pPr>
        <w:pStyle w:val="CommentText"/>
      </w:pPr>
      <w:r>
        <w:rPr>
          <w:rStyle w:val="CommentReference"/>
        </w:rPr>
        <w:annotationRef/>
      </w:r>
      <w:r w:rsidRPr="00F3112A">
        <w:t>exec Get_ClientNamesClientIDsByCountry_SP 'CA'</w:t>
      </w:r>
    </w:p>
  </w:comment>
  <w:comment w:id="187" w:author="Brenda Cwierz" w:date="2018-07-26T15:43:00Z" w:initials="BC">
    <w:p w14:paraId="5EE8E0DB" w14:textId="320C5DCB" w:rsidR="002C0FF5" w:rsidRDefault="002C0FF5">
      <w:pPr>
        <w:pStyle w:val="CommentText"/>
      </w:pPr>
      <w:r>
        <w:rPr>
          <w:rStyle w:val="CommentReference"/>
        </w:rPr>
        <w:annotationRef/>
      </w:r>
      <w:r>
        <w:t xml:space="preserve">I cannot validate this statement. </w:t>
      </w:r>
    </w:p>
  </w:comment>
  <w:comment w:id="188" w:author="C Pham" w:date="2018-07-26T18:59:00Z" w:initials="CP">
    <w:p w14:paraId="72CD624F" w14:textId="4C415DA5" w:rsidR="002C0FF5" w:rsidRDefault="002C0FF5">
      <w:pPr>
        <w:pStyle w:val="CommentText"/>
      </w:pPr>
      <w:r>
        <w:rPr>
          <w:rStyle w:val="CommentReference"/>
        </w:rPr>
        <w:annotationRef/>
      </w:r>
      <w:r>
        <w:t>I looked again and while this was stated in the comments.  This validation is actually not perfomed.  I will remove it from documentation.  The only validation for rate is that it is required and it is a number.</w:t>
      </w:r>
    </w:p>
  </w:comment>
  <w:comment w:id="193" w:author="C Pham" w:date="2018-07-14T08:37:00Z" w:initials="CP">
    <w:p w14:paraId="4A04714C" w14:textId="280E9205" w:rsidR="002C0FF5" w:rsidRDefault="002C0FF5">
      <w:pPr>
        <w:pStyle w:val="CommentText"/>
      </w:pPr>
      <w:r>
        <w:rPr>
          <w:rStyle w:val="CommentReference"/>
        </w:rPr>
        <w:annotationRef/>
      </w:r>
      <w:r w:rsidRPr="00DE7F98">
        <w:t>exec UpdateClientCAExchangeRate_SP '1','7BC4322C-32C1-4BAE-A223-25557085AF2D','2Q2014','Carmela Pham','376068BF-EB88-4B8C-83F2-3C39CC1CB3E3'</w:t>
      </w:r>
    </w:p>
  </w:comment>
  <w:comment w:id="234" w:author="C Pham" w:date="2018-08-08T10:29:00Z" w:initials="CP">
    <w:p w14:paraId="046F578C" w14:textId="77777777" w:rsidR="002C0FF5" w:rsidRDefault="002C0FF5" w:rsidP="0019409E">
      <w:pPr>
        <w:pStyle w:val="CommentText"/>
      </w:pPr>
      <w:r>
        <w:rPr>
          <w:rStyle w:val="CommentReference"/>
        </w:rPr>
        <w:annotationRef/>
      </w:r>
      <w:r>
        <w:t>exec GetUniqueQtrsByPlanYr_SP 'B',2016</w:t>
      </w:r>
    </w:p>
  </w:comment>
  <w:comment w:id="245" w:author="C Pham" w:date="2018-08-08T10:32:00Z" w:initials="CP">
    <w:p w14:paraId="3E7E3A93" w14:textId="77777777" w:rsidR="002C0FF5" w:rsidRDefault="002C0FF5" w:rsidP="0019409E">
      <w:pPr>
        <w:pStyle w:val="CommentText"/>
      </w:pPr>
      <w:r>
        <w:rPr>
          <w:rStyle w:val="CommentReference"/>
        </w:rPr>
        <w:annotationRef/>
      </w:r>
      <w:r>
        <w:t>exec GetWeeksByQtr_SP '2Q2016'</w:t>
      </w:r>
    </w:p>
  </w:comment>
  <w:comment w:id="248" w:author="C Pham" w:date="2018-08-08T10:33:00Z" w:initials="CP">
    <w:p w14:paraId="0B99F365" w14:textId="77777777" w:rsidR="002C0FF5" w:rsidRDefault="002C0FF5" w:rsidP="0019409E">
      <w:pPr>
        <w:pStyle w:val="CommentText"/>
      </w:pPr>
      <w:r>
        <w:rPr>
          <w:rStyle w:val="CommentReference"/>
        </w:rPr>
        <w:annotationRef/>
      </w:r>
      <w:r>
        <w:t>exec GetHistoricalCA_ExchangeRates_SP '2Q2016'</w:t>
      </w:r>
    </w:p>
    <w:p w14:paraId="2C1B22F0" w14:textId="77777777" w:rsidR="002C0FF5" w:rsidRDefault="002C0FF5" w:rsidP="0019409E">
      <w:pPr>
        <w:pStyle w:val="CommentText"/>
      </w:pPr>
    </w:p>
  </w:comment>
  <w:comment w:id="259" w:author="C Pham" w:date="2018-08-08T10:36:00Z" w:initials="CP">
    <w:p w14:paraId="28182256" w14:textId="77777777" w:rsidR="002C0FF5" w:rsidRDefault="002C0FF5" w:rsidP="0019409E">
      <w:pPr>
        <w:pStyle w:val="CommentText"/>
      </w:pPr>
      <w:r>
        <w:rPr>
          <w:rStyle w:val="CommentReference"/>
        </w:rPr>
        <w:annotationRef/>
      </w:r>
      <w:r>
        <w:t>exec GetActualExchangeRateByDay_SP '2016-03-29'</w:t>
      </w:r>
    </w:p>
    <w:p w14:paraId="40EA0C38" w14:textId="77777777" w:rsidR="002C0FF5" w:rsidRDefault="002C0FF5" w:rsidP="0019409E">
      <w:pPr>
        <w:pStyle w:val="CommentText"/>
      </w:pPr>
    </w:p>
  </w:comment>
  <w:comment w:id="262" w:author="C Pham" w:date="2018-08-08T10:37:00Z" w:initials="CP">
    <w:p w14:paraId="6DE3850D" w14:textId="77777777" w:rsidR="002C0FF5" w:rsidRDefault="002C0FF5" w:rsidP="0019409E">
      <w:pPr>
        <w:pStyle w:val="CommentText"/>
      </w:pPr>
      <w:r>
        <w:rPr>
          <w:rStyle w:val="CommentReference"/>
        </w:rPr>
        <w:annotationRef/>
      </w:r>
      <w:r>
        <w:t>exec GetActualExchangeRateByDay_SP '2016-03-29'</w:t>
      </w:r>
    </w:p>
    <w:p w14:paraId="4C743337" w14:textId="77777777" w:rsidR="002C0FF5" w:rsidRDefault="002C0FF5" w:rsidP="0019409E">
      <w:pPr>
        <w:pStyle w:val="CommentText"/>
      </w:pPr>
    </w:p>
  </w:comment>
  <w:comment w:id="271" w:author="C Pham" w:date="2018-08-08T10:40:00Z" w:initials="CP">
    <w:p w14:paraId="20DDA99D" w14:textId="77777777" w:rsidR="002C0FF5" w:rsidRDefault="002C0FF5" w:rsidP="0019409E">
      <w:pPr>
        <w:pStyle w:val="CommentText"/>
      </w:pPr>
      <w:r>
        <w:rPr>
          <w:rStyle w:val="CommentReference"/>
        </w:rPr>
        <w:annotationRef/>
      </w:r>
      <w:r>
        <w:t>exec UpdateActualExchangeRate_SP '2016-03-28',1,'2Q2016',0.90000,0.75570,0.75970,0.76790,0.80000,0.76760,0.76880,0,'Carmela Pham','376068BF-EB88-4B8C-83F2-3C39CC1CB3E3'</w:t>
      </w:r>
    </w:p>
  </w:comment>
  <w:comment w:id="274" w:author="C Pham" w:date="2018-08-08T10:40:00Z" w:initials="CP">
    <w:p w14:paraId="72C09D56" w14:textId="77777777" w:rsidR="002C0FF5" w:rsidRDefault="002C0FF5" w:rsidP="0019409E">
      <w:pPr>
        <w:pStyle w:val="CommentText"/>
      </w:pPr>
      <w:r>
        <w:rPr>
          <w:rStyle w:val="CommentReference"/>
        </w:rPr>
        <w:annotationRef/>
      </w:r>
      <w:r>
        <w:t>exec GetHistoricalCA_ExchangeRates_SP '2Q2016'</w:t>
      </w:r>
    </w:p>
    <w:p w14:paraId="6260DA03" w14:textId="77777777" w:rsidR="002C0FF5" w:rsidRDefault="002C0FF5" w:rsidP="0019409E">
      <w:pPr>
        <w:pStyle w:val="CommentText"/>
      </w:pPr>
    </w:p>
  </w:comment>
  <w:comment w:id="279" w:author="C Pham" w:date="2018-07-15T18:34:00Z" w:initials="CP">
    <w:p w14:paraId="2264CC69" w14:textId="669E9150" w:rsidR="002C0FF5" w:rsidRDefault="002C0FF5">
      <w:pPr>
        <w:pStyle w:val="CommentText"/>
      </w:pPr>
      <w:r>
        <w:rPr>
          <w:rStyle w:val="CommentReference"/>
        </w:rPr>
        <w:annotationRef/>
      </w:r>
      <w:hyperlink r:id="rId6" w:history="1">
        <w:r w:rsidRPr="0056032A">
          <w:rPr>
            <w:rStyle w:val="Hyperlink"/>
          </w:rPr>
          <w:t>https://basecamp.com/2437000/projects/14689783/todos/358880350</w:t>
        </w:r>
      </w:hyperlink>
    </w:p>
    <w:p w14:paraId="1BD37F2C" w14:textId="77777777" w:rsidR="002C0FF5" w:rsidRDefault="002C0FF5" w:rsidP="00DD0464">
      <w:pPr>
        <w:pStyle w:val="NormalWeb"/>
        <w:spacing w:before="0" w:beforeAutospacing="0" w:after="0" w:afterAutospacing="0"/>
        <w:textAlignment w:val="baseline"/>
        <w:rPr>
          <w:rFonts w:ascii="&amp;quot" w:hAnsi="&amp;quot"/>
          <w:color w:val="000000"/>
        </w:rPr>
      </w:pPr>
      <w:r>
        <w:rPr>
          <w:rFonts w:ascii="&amp;quot" w:hAnsi="&amp;quot"/>
          <w:color w:val="000000"/>
        </w:rPr>
        <w:t>On the Canada Exchangee Rate UI. access on the main page</w:t>
      </w:r>
    </w:p>
    <w:p w14:paraId="1BC27954" w14:textId="77777777" w:rsidR="002C0FF5" w:rsidRDefault="002C0FF5" w:rsidP="00DD0464">
      <w:pPr>
        <w:pStyle w:val="NormalWeb"/>
        <w:spacing w:before="0" w:beforeAutospacing="0" w:after="0" w:afterAutospacing="0"/>
        <w:textAlignment w:val="baseline"/>
        <w:rPr>
          <w:rFonts w:ascii="&amp;quot" w:hAnsi="&amp;quot"/>
          <w:color w:val="000000"/>
        </w:rPr>
      </w:pPr>
    </w:p>
    <w:p w14:paraId="0EB543CA" w14:textId="77777777" w:rsidR="002C0FF5" w:rsidRDefault="002C0FF5" w:rsidP="00DD0464">
      <w:pPr>
        <w:pStyle w:val="NormalWeb"/>
        <w:spacing w:before="0" w:beforeAutospacing="0" w:after="0" w:afterAutospacing="0"/>
        <w:textAlignment w:val="baseline"/>
        <w:rPr>
          <w:rFonts w:ascii="&amp;quot" w:hAnsi="&amp;quot"/>
          <w:color w:val="000000"/>
        </w:rPr>
      </w:pPr>
      <w:r>
        <w:rPr>
          <w:rFonts w:ascii="&amp;quot" w:hAnsi="&amp;quot"/>
          <w:color w:val="000000"/>
        </w:rPr>
        <w:t xml:space="preserve">CLIENT SPECIFIC in table </w:t>
      </w:r>
    </w:p>
    <w:p w14:paraId="5AF65FAB" w14:textId="77777777" w:rsidR="002C0FF5" w:rsidRDefault="002C0FF5" w:rsidP="00DD0464">
      <w:pPr>
        <w:pStyle w:val="NormalWeb"/>
        <w:spacing w:before="0" w:beforeAutospacing="0" w:after="0" w:afterAutospacing="0"/>
        <w:textAlignment w:val="baseline"/>
        <w:rPr>
          <w:rFonts w:ascii="&amp;quot" w:hAnsi="&amp;quot"/>
          <w:color w:val="000000"/>
        </w:rPr>
      </w:pPr>
      <w:r>
        <w:rPr>
          <w:rFonts w:ascii="&amp;quot" w:hAnsi="&amp;quot"/>
          <w:color w:val="000000"/>
        </w:rPr>
        <w:t>[CA_CLIENT_EXCHANGE_RATE_T]</w:t>
      </w:r>
    </w:p>
    <w:p w14:paraId="38C1014F" w14:textId="77777777" w:rsidR="002C0FF5" w:rsidRDefault="002C0FF5" w:rsidP="00DD0464">
      <w:pPr>
        <w:pStyle w:val="NormalWeb"/>
        <w:spacing w:before="0" w:beforeAutospacing="0" w:after="0" w:afterAutospacing="0"/>
        <w:textAlignment w:val="baseline"/>
        <w:rPr>
          <w:rFonts w:ascii="&amp;quot" w:hAnsi="&amp;quot"/>
          <w:color w:val="000000"/>
        </w:rPr>
      </w:pPr>
    </w:p>
    <w:p w14:paraId="5F5BF389" w14:textId="77777777" w:rsidR="002C0FF5" w:rsidRDefault="002C0FF5" w:rsidP="00DD0464">
      <w:pPr>
        <w:pStyle w:val="NormalWeb"/>
        <w:spacing w:before="0" w:beforeAutospacing="0" w:after="0" w:afterAutospacing="0"/>
        <w:textAlignment w:val="baseline"/>
        <w:rPr>
          <w:rFonts w:ascii="&amp;quot" w:hAnsi="&amp;quot"/>
          <w:color w:val="000000"/>
        </w:rPr>
      </w:pPr>
      <w:r>
        <w:rPr>
          <w:rFonts w:ascii="&amp;quot" w:hAnsi="&amp;quot"/>
          <w:color w:val="000000"/>
        </w:rPr>
        <w:t>ACTUAL RATE in table</w:t>
      </w:r>
    </w:p>
    <w:p w14:paraId="659AC5AE" w14:textId="77777777" w:rsidR="002C0FF5" w:rsidRDefault="002C0FF5" w:rsidP="00DD0464">
      <w:pPr>
        <w:pStyle w:val="NormalWeb"/>
        <w:spacing w:before="0" w:beforeAutospacing="0" w:after="0" w:afterAutospacing="0"/>
        <w:textAlignment w:val="baseline"/>
        <w:rPr>
          <w:rFonts w:ascii="&amp;quot" w:hAnsi="&amp;quot"/>
          <w:color w:val="000000"/>
        </w:rPr>
      </w:pPr>
      <w:r>
        <w:rPr>
          <w:rFonts w:ascii="&amp;quot" w:hAnsi="&amp;quot"/>
          <w:color w:val="000000"/>
        </w:rPr>
        <w:t>[CANADA_CURRENCY_RATE_T]</w:t>
      </w:r>
    </w:p>
    <w:p w14:paraId="7D9E8829" w14:textId="77777777" w:rsidR="002C0FF5" w:rsidRDefault="002C0FF5" w:rsidP="00DD0464">
      <w:pPr>
        <w:pStyle w:val="NormalWeb"/>
        <w:spacing w:before="0" w:beforeAutospacing="0" w:after="0" w:afterAutospacing="0"/>
        <w:textAlignment w:val="baseline"/>
        <w:rPr>
          <w:rFonts w:ascii="&amp;quot" w:hAnsi="&amp;quot"/>
          <w:color w:val="000000"/>
        </w:rPr>
      </w:pPr>
    </w:p>
    <w:p w14:paraId="45DA98EF" w14:textId="77777777" w:rsidR="002C0FF5" w:rsidRDefault="002C0FF5" w:rsidP="00DD0464">
      <w:pPr>
        <w:pStyle w:val="NormalWeb"/>
        <w:spacing w:before="0" w:beforeAutospacing="0" w:after="0" w:afterAutospacing="0"/>
        <w:textAlignment w:val="baseline"/>
        <w:rPr>
          <w:rFonts w:ascii="&amp;quot" w:hAnsi="&amp;quot"/>
          <w:color w:val="000000"/>
        </w:rPr>
      </w:pPr>
      <w:r>
        <w:rPr>
          <w:rFonts w:ascii="&amp;quot" w:hAnsi="&amp;quot"/>
          <w:color w:val="000000"/>
        </w:rPr>
        <w:t xml:space="preserve">These appear to the user in proposals, schedules and logs. </w:t>
      </w:r>
    </w:p>
    <w:p w14:paraId="63AB1D81" w14:textId="77777777" w:rsidR="002C0FF5" w:rsidRDefault="002C0FF5">
      <w:pPr>
        <w:pStyle w:val="CommentText"/>
      </w:pPr>
    </w:p>
    <w:p w14:paraId="6E29F565" w14:textId="77777777" w:rsidR="002C0FF5" w:rsidRDefault="002C0FF5">
      <w:pPr>
        <w:pStyle w:val="CommentText"/>
      </w:pPr>
    </w:p>
  </w:comment>
  <w:comment w:id="288" w:author="Brenda Cwierz" w:date="2018-07-26T15:50:00Z" w:initials="BC">
    <w:p w14:paraId="3AB45078" w14:textId="7A1B6154" w:rsidR="002C0FF5" w:rsidRDefault="002C0FF5">
      <w:pPr>
        <w:pStyle w:val="CommentText"/>
      </w:pPr>
      <w:r>
        <w:rPr>
          <w:rStyle w:val="CommentReference"/>
        </w:rPr>
        <w:annotationRef/>
      </w:r>
      <w:r>
        <w:t>Can change to CREATE PROPERTY</w:t>
      </w:r>
    </w:p>
  </w:comment>
  <w:comment w:id="289" w:author="C Pham" w:date="2018-07-15T10:38:00Z" w:initials="CP">
    <w:p w14:paraId="3974EC2C" w14:textId="77777777" w:rsidR="002C0FF5" w:rsidRDefault="002C0FF5" w:rsidP="003E6474">
      <w:pPr>
        <w:pStyle w:val="CommentText"/>
      </w:pPr>
      <w:r>
        <w:rPr>
          <w:rStyle w:val="CommentReference"/>
        </w:rPr>
        <w:annotationRef/>
      </w:r>
      <w:r>
        <w:t>While this is currently true, general users can still access if they go directly to the URL.  Still need to code restriction on the page itself.</w:t>
      </w:r>
    </w:p>
  </w:comment>
  <w:comment w:id="301" w:author="C Pham" w:date="2018-07-15T11:34:00Z" w:initials="CP">
    <w:p w14:paraId="1E7B1104" w14:textId="3642C4E2" w:rsidR="002C0FF5" w:rsidRDefault="002C0FF5">
      <w:pPr>
        <w:pStyle w:val="CommentText"/>
      </w:pPr>
      <w:r>
        <w:rPr>
          <w:rStyle w:val="CommentReference"/>
        </w:rPr>
        <w:annotationRef/>
      </w:r>
      <w:r w:rsidRPr="006C1AC1">
        <w:t>exec GetUserCountryFlag_SP '376068BF-</w:t>
      </w:r>
      <w:r>
        <w:t>EB88-4B8C-83F2-3C39CC1CB3E3','US</w:t>
      </w:r>
      <w:r w:rsidRPr="006C1AC1">
        <w:t>'</w:t>
      </w:r>
    </w:p>
    <w:p w14:paraId="2438BDBC" w14:textId="6660A3F6" w:rsidR="002C0FF5" w:rsidRDefault="002C0FF5">
      <w:pPr>
        <w:pStyle w:val="CommentText"/>
      </w:pPr>
      <w:r w:rsidRPr="006C1AC1">
        <w:t>exec GetUserCountryFlag_SP '376068BF-EB88-4B8C-83F2-3C39CC1CB3E3','CA'</w:t>
      </w:r>
    </w:p>
  </w:comment>
  <w:comment w:id="303" w:author="C Pham" w:date="2018-07-15T11:37:00Z" w:initials="CP">
    <w:p w14:paraId="49758DA8" w14:textId="7C32A1E7" w:rsidR="002C0FF5" w:rsidRDefault="002C0FF5">
      <w:pPr>
        <w:pStyle w:val="CommentText"/>
      </w:pPr>
      <w:r>
        <w:rPr>
          <w:rStyle w:val="CommentReference"/>
        </w:rPr>
        <w:annotationRef/>
      </w:r>
      <w:r w:rsidRPr="008A5D04">
        <w:t>exec GetUniquePlanYearsForAllTemplates_SP</w:t>
      </w:r>
    </w:p>
  </w:comment>
  <w:comment w:id="304" w:author="C Pham" w:date="2018-07-17T19:22:00Z" w:initials="CP">
    <w:p w14:paraId="54E4E4E6" w14:textId="4251BA5F" w:rsidR="002C0FF5" w:rsidRDefault="002C0FF5">
      <w:pPr>
        <w:pStyle w:val="CommentText"/>
      </w:pPr>
      <w:r>
        <w:rPr>
          <w:rStyle w:val="CommentReference"/>
        </w:rPr>
        <w:annotationRef/>
      </w:r>
      <w:r>
        <w:t>Used by Excel tool to load currently opened upfront/remnant values that will be used as initial values.</w:t>
      </w:r>
      <w:r>
        <w:br/>
      </w:r>
      <w:r>
        <w:rPr>
          <w:rFonts w:ascii="Consolas" w:hAnsi="Consolas" w:cs="Consolas"/>
          <w:color w:val="0000FF"/>
          <w:sz w:val="19"/>
          <w:szCs w:val="19"/>
        </w:rPr>
        <w:t>exec</w:t>
      </w:r>
      <w:r>
        <w:rPr>
          <w:rFonts w:ascii="Consolas" w:hAnsi="Consolas" w:cs="Consolas"/>
          <w:sz w:val="19"/>
          <w:szCs w:val="19"/>
        </w:rPr>
        <w:t xml:space="preserve"> GetUpfrontInfoForCreatePropertyForm_SP</w:t>
      </w:r>
      <w:r>
        <w:rPr>
          <w:rFonts w:ascii="Consolas" w:hAnsi="Consolas" w:cs="Consolas"/>
          <w:color w:val="0000FF"/>
          <w:sz w:val="19"/>
          <w:szCs w:val="19"/>
        </w:rPr>
        <w:t xml:space="preserve"> </w:t>
      </w:r>
      <w:r>
        <w:rPr>
          <w:rFonts w:ascii="Consolas" w:hAnsi="Consolas" w:cs="Consolas"/>
          <w:color w:val="FF0000"/>
          <w:sz w:val="19"/>
          <w:szCs w:val="19"/>
        </w:rPr>
        <w:t>'4D6834DA-848D-47EA-B224-2132303057D6'</w:t>
      </w:r>
    </w:p>
  </w:comment>
  <w:comment w:id="305" w:author="C Pham" w:date="2018-07-15T11:50:00Z" w:initials="CP">
    <w:p w14:paraId="7ED14056" w14:textId="5044FEAF" w:rsidR="002C0FF5" w:rsidRDefault="002C0FF5">
      <w:pPr>
        <w:pStyle w:val="CommentText"/>
      </w:pPr>
      <w:r>
        <w:rPr>
          <w:rStyle w:val="CommentReference"/>
        </w:rPr>
        <w:annotationRef/>
      </w:r>
      <w:r w:rsidRPr="002C555E">
        <w:t>exec GetQtrsByPlanYr_SP 2017,'B'</w:t>
      </w:r>
    </w:p>
  </w:comment>
  <w:comment w:id="306" w:author="C Pham" w:date="2018-07-15T11:51:00Z" w:initials="CP">
    <w:p w14:paraId="7B911C14" w14:textId="20D96DC4" w:rsidR="002C0FF5" w:rsidRDefault="002C0FF5">
      <w:pPr>
        <w:pStyle w:val="CommentText"/>
      </w:pPr>
      <w:r>
        <w:rPr>
          <w:rStyle w:val="CommentReference"/>
        </w:rPr>
        <w:annotationRef/>
      </w:r>
      <w:r w:rsidRPr="002C555E">
        <w:t>exec GetUniqueNetworkByUserID_SP '376068BF-EB88-4B8C-83F2-3C39CC1CB3E3','US'</w:t>
      </w:r>
    </w:p>
  </w:comment>
  <w:comment w:id="308" w:author="C Pham" w:date="2018-07-15T11:54:00Z" w:initials="CP">
    <w:p w14:paraId="69887118" w14:textId="4C51E70C" w:rsidR="002C0FF5" w:rsidRDefault="002C0FF5">
      <w:pPr>
        <w:pStyle w:val="CommentText"/>
      </w:pPr>
      <w:r>
        <w:rPr>
          <w:rStyle w:val="CommentReference"/>
        </w:rPr>
        <w:annotationRef/>
      </w:r>
      <w:r w:rsidRPr="002C555E">
        <w:t>exec GetDoNotBuyTypes_SP</w:t>
      </w:r>
      <w:r>
        <w:br/>
      </w:r>
    </w:p>
  </w:comment>
  <w:comment w:id="318" w:author="C Pham" w:date="2018-07-15T12:01:00Z" w:initials="CP">
    <w:p w14:paraId="619AF974" w14:textId="0E5D0799" w:rsidR="002C0FF5" w:rsidRDefault="002C0FF5">
      <w:pPr>
        <w:pStyle w:val="CommentText"/>
      </w:pPr>
      <w:r>
        <w:rPr>
          <w:rStyle w:val="CommentReference"/>
        </w:rPr>
        <w:annotationRef/>
      </w:r>
      <w:r w:rsidRPr="003E2474">
        <w:t>exec GetEffDatesByQtrName_SP '4Q2016'</w:t>
      </w:r>
    </w:p>
  </w:comment>
  <w:comment w:id="319" w:author="C Pham" w:date="2018-07-15T12:02:00Z" w:initials="CP">
    <w:p w14:paraId="718EB0ED" w14:textId="23F2268A" w:rsidR="002C0FF5" w:rsidRDefault="002C0FF5">
      <w:pPr>
        <w:pStyle w:val="CommentText"/>
      </w:pPr>
      <w:r>
        <w:rPr>
          <w:rStyle w:val="CommentReference"/>
        </w:rPr>
        <w:annotationRef/>
      </w:r>
      <w:r w:rsidRPr="003E2474">
        <w:t>exec GetExpDatesByQtrName_SP '4Q2016'</w:t>
      </w:r>
    </w:p>
  </w:comment>
  <w:comment w:id="320" w:author="C Pham" w:date="2018-07-15T12:02:00Z" w:initials="CP">
    <w:p w14:paraId="393DB519" w14:textId="2960BE77" w:rsidR="002C0FF5" w:rsidRDefault="002C0FF5">
      <w:pPr>
        <w:pStyle w:val="CommentText"/>
      </w:pPr>
      <w:r>
        <w:rPr>
          <w:rStyle w:val="CommentReference"/>
        </w:rPr>
        <w:annotationRef/>
      </w:r>
      <w:r w:rsidRPr="003E2474">
        <w:t>exec GetDemoNamesAndIDsByQtrName_SP '4Q2016','US'</w:t>
      </w:r>
    </w:p>
  </w:comment>
  <w:comment w:id="323" w:author="C Pham" w:date="2018-07-15T12:05:00Z" w:initials="CP">
    <w:p w14:paraId="4592DDD3" w14:textId="6FBB150D" w:rsidR="002C0FF5" w:rsidRDefault="002C0FF5">
      <w:pPr>
        <w:pStyle w:val="CommentText"/>
      </w:pPr>
      <w:r>
        <w:rPr>
          <w:rStyle w:val="CommentReference"/>
        </w:rPr>
        <w:annotationRef/>
      </w:r>
      <w:r w:rsidRPr="00517A82">
        <w:t>exec GetBuyTypesByUpfrontType_SP 'U',4</w:t>
      </w:r>
    </w:p>
  </w:comment>
  <w:comment w:id="328" w:author="Brenda Cwierz" w:date="2018-07-26T15:52:00Z" w:initials="BC">
    <w:p w14:paraId="48A29635" w14:textId="7EF73705" w:rsidR="002C0FF5" w:rsidRDefault="002C0FF5">
      <w:pPr>
        <w:pStyle w:val="CommentText"/>
      </w:pPr>
      <w:r>
        <w:rPr>
          <w:rStyle w:val="CommentReference"/>
        </w:rPr>
        <w:annotationRef/>
      </w:r>
      <w:r>
        <w:t>The user should still be able to select COMBO in this UI and it be stored in the DB. The only place this will be hidden is in the Upfront/Remnant for the time. If users report they still use it, we can add it back into the default view at a later date</w:t>
      </w:r>
    </w:p>
  </w:comment>
  <w:comment w:id="334" w:author="Brenda Cwierz" w:date="2018-07-26T15:54:00Z" w:initials="BC">
    <w:p w14:paraId="41359DC4" w14:textId="3EA8E19B" w:rsidR="002C0FF5" w:rsidRDefault="002C0FF5">
      <w:pPr>
        <w:pStyle w:val="CommentText"/>
      </w:pPr>
      <w:r>
        <w:rPr>
          <w:rStyle w:val="CommentReference"/>
        </w:rPr>
        <w:annotationRef/>
      </w:r>
      <w:r>
        <w:t>Available buytypes in drop down change based on if user selects/is in and UPFRONT or REMNANT. There are specifications for this in Johns code</w:t>
      </w:r>
    </w:p>
  </w:comment>
  <w:comment w:id="338" w:author="Brenda Cwierz" w:date="2018-07-26T15:57:00Z" w:initials="BC">
    <w:p w14:paraId="0038E48F" w14:textId="057B2A7E" w:rsidR="002C0FF5" w:rsidRDefault="002C0FF5">
      <w:pPr>
        <w:pStyle w:val="CommentText"/>
      </w:pPr>
      <w:r>
        <w:rPr>
          <w:rStyle w:val="CommentReference"/>
        </w:rPr>
        <w:annotationRef/>
      </w:r>
      <w:r>
        <w:t>The rule for PE and PDR is crossed out. That rule still applied for rates being populated for all and only saves the demo rate/IMP that user enters IMPs in for</w:t>
      </w:r>
    </w:p>
  </w:comment>
  <w:comment w:id="341" w:author="C Pham" w:date="2018-07-15T11:38:00Z" w:initials="CP">
    <w:p w14:paraId="340C77EE" w14:textId="2B59E5C8" w:rsidR="002C0FF5" w:rsidRDefault="002C0FF5">
      <w:pPr>
        <w:pStyle w:val="CommentText"/>
      </w:pPr>
      <w:r>
        <w:rPr>
          <w:rStyle w:val="CommentReference"/>
        </w:rPr>
        <w:annotationRef/>
      </w:r>
      <w:r w:rsidRPr="008A5D04">
        <w:t>exec GetDayparts_SP</w:t>
      </w:r>
    </w:p>
  </w:comment>
  <w:comment w:id="343" w:author="Brenda Cwierz" w:date="2018-07-26T15:56:00Z" w:initials="BC">
    <w:p w14:paraId="64723DE5" w14:textId="1901906E" w:rsidR="002C0FF5" w:rsidRDefault="002C0FF5">
      <w:pPr>
        <w:pStyle w:val="CommentText"/>
      </w:pPr>
      <w:r>
        <w:rPr>
          <w:rStyle w:val="CommentReference"/>
        </w:rPr>
        <w:annotationRef/>
      </w:r>
      <w:r>
        <w:t>Default is always “BUY”</w:t>
      </w:r>
    </w:p>
  </w:comment>
  <w:comment w:id="344" w:author="C Pham" w:date="2018-07-15T11:40:00Z" w:initials="CP">
    <w:p w14:paraId="0E4C1624" w14:textId="6ACC1456" w:rsidR="002C0FF5" w:rsidRDefault="002C0FF5">
      <w:pPr>
        <w:pStyle w:val="CommentText"/>
      </w:pPr>
      <w:r>
        <w:rPr>
          <w:rStyle w:val="CommentReference"/>
        </w:rPr>
        <w:annotationRef/>
      </w:r>
      <w:r w:rsidRPr="008A5D04">
        <w:t>exec GetDoNotBuyTypes_SP</w:t>
      </w:r>
    </w:p>
  </w:comment>
  <w:comment w:id="347" w:author="C Pham" w:date="2018-07-15T12:51:00Z" w:initials="CP">
    <w:p w14:paraId="003E3073" w14:textId="035DDED6" w:rsidR="002C0FF5" w:rsidRDefault="002C0FF5">
      <w:pPr>
        <w:pStyle w:val="CommentText"/>
      </w:pPr>
      <w:r>
        <w:rPr>
          <w:rStyle w:val="CommentReference"/>
        </w:rPr>
        <w:annotationRef/>
      </w:r>
      <w:r w:rsidRPr="004B5AC4">
        <w:t>exec GetDefaultMandateClientIDByCountry_SP 'US'</w:t>
      </w:r>
    </w:p>
  </w:comment>
  <w:comment w:id="349" w:author="Brenda Cwierz" w:date="2018-07-26T15:55:00Z" w:initials="BC">
    <w:p w14:paraId="6A6AB1BB" w14:textId="3AF0A87B" w:rsidR="002C0FF5" w:rsidRDefault="002C0FF5">
      <w:pPr>
        <w:pStyle w:val="CommentText"/>
      </w:pPr>
      <w:r>
        <w:rPr>
          <w:rStyle w:val="CommentReference"/>
        </w:rPr>
        <w:annotationRef/>
      </w:r>
      <w:r>
        <w:t xml:space="preserve">The users should also be able to enter prompts like “7A” and “9:30P” and have the system convert that to a valid time of 7:00 AM and 9:30 PM </w:t>
      </w:r>
    </w:p>
  </w:comment>
  <w:comment w:id="358" w:author="C Pham" w:date="2018-07-15T13:08:00Z" w:initials="CP">
    <w:p w14:paraId="7629EAC0" w14:textId="77777777" w:rsidR="002C0FF5" w:rsidRDefault="002C0FF5" w:rsidP="0022036C">
      <w:pPr>
        <w:pStyle w:val="CommentText"/>
      </w:pPr>
      <w:r>
        <w:rPr>
          <w:rStyle w:val="CommentReference"/>
        </w:rPr>
        <w:annotationRef/>
      </w:r>
      <w:r>
        <w:rPr>
          <w:rStyle w:val="CommentReference"/>
        </w:rPr>
        <w:annotationRef/>
      </w:r>
      <w:r w:rsidRPr="006F04F2">
        <w:t>GetMatchingProperties_SP</w:t>
      </w:r>
      <w:r>
        <w:t xml:space="preserve"> </w:t>
      </w:r>
    </w:p>
    <w:p w14:paraId="2C5BC6C0" w14:textId="57E48E0A" w:rsidR="002C0FF5" w:rsidRDefault="002C0FF5">
      <w:pPr>
        <w:pStyle w:val="CommentText"/>
      </w:pPr>
    </w:p>
  </w:comment>
  <w:comment w:id="366" w:author="Brenda Cwierz" w:date="2018-07-31T10:18:00Z" w:initials="BC">
    <w:p w14:paraId="6DD519FF" w14:textId="21377639" w:rsidR="002C0FF5" w:rsidRDefault="002C0FF5">
      <w:pPr>
        <w:pStyle w:val="CommentText"/>
      </w:pPr>
      <w:r>
        <w:rPr>
          <w:rStyle w:val="CommentReference"/>
        </w:rPr>
        <w:annotationRef/>
      </w:r>
      <w:r>
        <w:t xml:space="preserve">This is only true when the properties are not used in a log- pre or post  for that client. </w:t>
      </w:r>
    </w:p>
  </w:comment>
  <w:comment w:id="370" w:author="Brenda Cwierz" w:date="2018-07-31T10:26:00Z" w:initials="BC">
    <w:p w14:paraId="116A9642" w14:textId="7117CF63" w:rsidR="002C0FF5" w:rsidRDefault="002C0FF5">
      <w:pPr>
        <w:pStyle w:val="CommentText"/>
      </w:pPr>
      <w:r>
        <w:rPr>
          <w:rStyle w:val="CommentReference"/>
        </w:rPr>
        <w:annotationRef/>
      </w:r>
      <w:r>
        <w:t xml:space="preserve">Only unapproved :30 properties can be edited if all other lengths (:15’s, :60 and 1:20) are also unapparoved. If any length associated with that property is approved, no edits can be made to the :30 line. </w:t>
      </w:r>
    </w:p>
    <w:p w14:paraId="413D8B5A" w14:textId="30130C2A" w:rsidR="002C0FF5" w:rsidRDefault="002C0FF5">
      <w:pPr>
        <w:pStyle w:val="CommentText"/>
      </w:pPr>
      <w:r>
        <w:t>:30 lines drive ALL edits, no edits can be made to other lengths whether approved or unapproved.  (based on the same logic as in Create Property)</w:t>
      </w:r>
    </w:p>
  </w:comment>
  <w:comment w:id="372" w:author="Brenda Cwierz" w:date="2018-07-31T10:26:00Z" w:initials="BC">
    <w:p w14:paraId="09006887" w14:textId="542EF893" w:rsidR="002C0FF5" w:rsidRDefault="002C0FF5">
      <w:pPr>
        <w:pStyle w:val="CommentText"/>
      </w:pPr>
      <w:r>
        <w:rPr>
          <w:rStyle w:val="CommentReference"/>
        </w:rPr>
        <w:annotationRef/>
      </w:r>
      <w:r>
        <w:t>See note at beginning of EDIT section</w:t>
      </w:r>
    </w:p>
  </w:comment>
  <w:comment w:id="374" w:author="Brenda Cwierz" w:date="2018-07-31T10:28:00Z" w:initials="BC">
    <w:p w14:paraId="2903145E" w14:textId="5600C0F9" w:rsidR="002C0FF5" w:rsidRDefault="002C0FF5">
      <w:pPr>
        <w:pStyle w:val="CommentText"/>
      </w:pPr>
      <w:r>
        <w:rPr>
          <w:rStyle w:val="CommentReference"/>
        </w:rPr>
        <w:annotationRef/>
      </w:r>
      <w:r>
        <w:t>I remember reviewing this and we can in more detail if youd like (I liked the additional notation of date/time clarification)</w:t>
      </w:r>
    </w:p>
  </w:comment>
  <w:comment w:id="376" w:author="Brenda Cwierz" w:date="2018-07-31T10:31:00Z" w:initials="BC">
    <w:p w14:paraId="75F7F349" w14:textId="0B7F8729" w:rsidR="002C0FF5" w:rsidRDefault="002C0FF5">
      <w:pPr>
        <w:pStyle w:val="CommentText"/>
      </w:pPr>
      <w:r>
        <w:rPr>
          <w:rStyle w:val="CommentReference"/>
        </w:rPr>
        <w:annotationRef/>
      </w:r>
      <w:r>
        <w:t xml:space="preserve">Would it be possible to update an old note as a reference back? </w:t>
      </w:r>
    </w:p>
    <w:p w14:paraId="792B4192" w14:textId="77777777" w:rsidR="002C0FF5" w:rsidRDefault="002C0FF5">
      <w:pPr>
        <w:pStyle w:val="CommentText"/>
      </w:pPr>
    </w:p>
    <w:p w14:paraId="3670F2F5" w14:textId="1F54A0E8" w:rsidR="002C0FF5" w:rsidRDefault="002C0FF5">
      <w:pPr>
        <w:pStyle w:val="CommentText"/>
      </w:pPr>
      <w:r>
        <w:t>Example: Oiginal Note maybe said “waiting on network for word of approval for XYZ” and the followup may be “network approved XYZ on 7/30”</w:t>
      </w:r>
    </w:p>
  </w:comment>
  <w:comment w:id="378" w:author="Brenda Cwierz" w:date="2018-07-31T10:38:00Z" w:initials="BC">
    <w:p w14:paraId="022D8EE5" w14:textId="37AAB3C6" w:rsidR="002C0FF5" w:rsidRDefault="002C0FF5">
      <w:pPr>
        <w:pStyle w:val="CommentText"/>
      </w:pPr>
      <w:r>
        <w:rPr>
          <w:rStyle w:val="CommentReference"/>
        </w:rPr>
        <w:annotationRef/>
      </w:r>
      <w:r>
        <w:t>All Buytypes can be deleted if unapproved and not a part of a group that has any length approved</w:t>
      </w:r>
    </w:p>
    <w:p w14:paraId="3D1A5E91" w14:textId="2E6490C5" w:rsidR="002C0FF5" w:rsidRDefault="002C0FF5">
      <w:pPr>
        <w:pStyle w:val="CommentText"/>
      </w:pPr>
      <w:r>
        <w:t xml:space="preserve">The DELETE SELECTED button prompts a box to show user what properties can be deleted from what they selected. </w:t>
      </w:r>
    </w:p>
    <w:p w14:paraId="61B5F941" w14:textId="6A9FE457" w:rsidR="002C0FF5" w:rsidRDefault="002C0FF5">
      <w:pPr>
        <w:pStyle w:val="CommentText"/>
      </w:pPr>
      <w:r>
        <w:t xml:space="preserve">The system stops them completely if any lengths are already approved. </w:t>
      </w:r>
    </w:p>
  </w:comment>
  <w:comment w:id="382" w:author="C Pham" w:date="2018-07-24T01:03:00Z" w:initials="CP">
    <w:p w14:paraId="7A51BACF" w14:textId="26E2785C" w:rsidR="002C0FF5" w:rsidRDefault="002C0FF5">
      <w:pPr>
        <w:pStyle w:val="CommentText"/>
      </w:pPr>
      <w:r>
        <w:rPr>
          <w:rStyle w:val="CommentReference"/>
        </w:rPr>
        <w:annotationRef/>
      </w:r>
      <w:r>
        <w:t>Currently not implemented.</w:t>
      </w:r>
    </w:p>
  </w:comment>
  <w:comment w:id="383" w:author="Brenda Cwierz" w:date="2018-08-08T08:09:00Z" w:initials="BC">
    <w:p w14:paraId="50DB15E1" w14:textId="507217F1" w:rsidR="002C0FF5" w:rsidRDefault="002C0FF5">
      <w:pPr>
        <w:pStyle w:val="CommentText"/>
      </w:pPr>
      <w:r>
        <w:rPr>
          <w:rStyle w:val="CommentReference"/>
        </w:rPr>
        <w:annotationRef/>
      </w:r>
      <w:r>
        <w:t xml:space="preserve"> We talked about giving a prompt for user to confirm what they are about to approve. They can either proceed or cancel. This is just one more check before approvals occur.</w:t>
      </w:r>
    </w:p>
  </w:comment>
  <w:comment w:id="385" w:author="C Pham" w:date="2018-07-24T01:31:00Z" w:initials="CP">
    <w:p w14:paraId="70EB3DBE" w14:textId="52D299A7" w:rsidR="002C0FF5" w:rsidRDefault="002C0FF5">
      <w:pPr>
        <w:pStyle w:val="CommentText"/>
      </w:pPr>
      <w:r>
        <w:rPr>
          <w:rStyle w:val="CommentReference"/>
        </w:rPr>
        <w:annotationRef/>
      </w:r>
      <w:r w:rsidRPr="000B3BAE">
        <w:t>https://basecamp.com/2437000/projects/14689783/todos/346708585#comment_624778145</w:t>
      </w:r>
    </w:p>
  </w:comment>
  <w:comment w:id="386" w:author="C Pham" w:date="2018-07-24T01:03:00Z" w:initials="CP">
    <w:p w14:paraId="3016E932" w14:textId="77777777" w:rsidR="002C0FF5" w:rsidRDefault="002C0FF5" w:rsidP="000B3BAE">
      <w:pPr>
        <w:pStyle w:val="CommentText"/>
      </w:pPr>
      <w:r>
        <w:rPr>
          <w:rStyle w:val="CommentReference"/>
        </w:rPr>
        <w:annotationRef/>
      </w:r>
      <w:r>
        <w:t>Currently not implemented.</w:t>
      </w:r>
    </w:p>
  </w:comment>
  <w:comment w:id="387" w:author="Brenda Cwierz" w:date="2018-08-08T08:13:00Z" w:initials="BC">
    <w:p w14:paraId="39E0D28C" w14:textId="1630ADEF" w:rsidR="002C0FF5" w:rsidRDefault="002C0FF5">
      <w:pPr>
        <w:pStyle w:val="CommentText"/>
      </w:pPr>
      <w:r>
        <w:rPr>
          <w:rStyle w:val="CommentReference"/>
        </w:rPr>
        <w:annotationRef/>
      </w:r>
      <w:r>
        <w:t>This is a bug. Both :15 (1) and :15(2) should by default be unapparoved.</w:t>
      </w:r>
    </w:p>
  </w:comment>
  <w:comment w:id="391" w:author="Brenda Cwierz" w:date="2018-08-09T09:55:00Z" w:initials="BC">
    <w:p w14:paraId="648D7726" w14:textId="64319BFD" w:rsidR="002C0FF5" w:rsidRDefault="002C0FF5">
      <w:pPr>
        <w:pStyle w:val="CommentText"/>
      </w:pPr>
      <w:r>
        <w:rPr>
          <w:rStyle w:val="CommentReference"/>
        </w:rPr>
        <w:annotationRef/>
      </w:r>
      <w:r>
        <w:t xml:space="preserve"> A very important part of this piece part is the CPM check in auto approve. The editable fields look ok to me, but the AUTO APPROVE should have a rule in the code that states it needs to be within what I think is +/- 2 cents of the original CPM. </w:t>
      </w:r>
    </w:p>
  </w:comment>
  <w:comment w:id="392" w:author="C Pham" w:date="2018-07-24T02:16:00Z" w:initials="CP">
    <w:p w14:paraId="6368D36B" w14:textId="22B99DC7" w:rsidR="002C0FF5" w:rsidRDefault="002C0FF5">
      <w:pPr>
        <w:pStyle w:val="CommentText"/>
      </w:pPr>
      <w:r>
        <w:rPr>
          <w:rStyle w:val="CommentReference"/>
        </w:rPr>
        <w:annotationRef/>
      </w:r>
      <w:r w:rsidRPr="00BE7F97">
        <w:t>exec GetWeekStartDatesByQtrName_SP '1Q2017'</w:t>
      </w:r>
    </w:p>
  </w:comment>
  <w:comment w:id="393" w:author="C Pham" w:date="2018-07-24T02:39:00Z" w:initials="CP">
    <w:p w14:paraId="44BFD4F1" w14:textId="77777777" w:rsidR="002C0FF5" w:rsidRDefault="002C0FF5" w:rsidP="00275C6B">
      <w:pPr>
        <w:autoSpaceDE w:val="0"/>
        <w:autoSpaceDN w:val="0"/>
        <w:adjustRightInd w:val="0"/>
        <w:spacing w:before="0" w:after="0" w:line="240" w:lineRule="auto"/>
        <w:rPr>
          <w:rFonts w:ascii="Consolas" w:hAnsi="Consolas" w:cs="Consolas"/>
          <w:color w:val="FF0000"/>
          <w:sz w:val="19"/>
          <w:szCs w:val="19"/>
        </w:rPr>
      </w:pPr>
      <w:r>
        <w:rPr>
          <w:rStyle w:val="CommentReference"/>
        </w:rPr>
        <w:annotationRef/>
      </w:r>
      <w:r>
        <w:rPr>
          <w:rFonts w:ascii="Consolas" w:hAnsi="Consolas" w:cs="Consolas"/>
          <w:color w:val="0000FF"/>
          <w:sz w:val="19"/>
          <w:szCs w:val="19"/>
        </w:rPr>
        <w:t>exec</w:t>
      </w:r>
      <w:r>
        <w:rPr>
          <w:rFonts w:ascii="Consolas" w:hAnsi="Consolas" w:cs="Consolas"/>
          <w:sz w:val="19"/>
          <w:szCs w:val="19"/>
        </w:rPr>
        <w:t xml:space="preserve"> GetExistingProperty_SP</w:t>
      </w:r>
      <w:r>
        <w:rPr>
          <w:rFonts w:ascii="Consolas" w:hAnsi="Consolas" w:cs="Consolas"/>
          <w:color w:val="0000FF"/>
          <w:sz w:val="19"/>
          <w:szCs w:val="19"/>
        </w:rPr>
        <w:t xml:space="preserve"> </w:t>
      </w:r>
      <w:r>
        <w:rPr>
          <w:rFonts w:ascii="Consolas" w:hAnsi="Consolas" w:cs="Consolas"/>
          <w:color w:val="FF0000"/>
          <w:sz w:val="19"/>
          <w:szCs w:val="19"/>
        </w:rPr>
        <w:t>'33B96C8C-B82B-45A3-A8A2-FB0BEC484853'</w:t>
      </w:r>
      <w:r>
        <w:rPr>
          <w:rFonts w:ascii="Consolas" w:hAnsi="Consolas" w:cs="Consolas"/>
          <w:color w:val="808080"/>
          <w:sz w:val="19"/>
          <w:szCs w:val="19"/>
        </w:rPr>
        <w:t>,</w:t>
      </w:r>
      <w:r>
        <w:rPr>
          <w:rFonts w:ascii="Consolas" w:hAnsi="Consolas" w:cs="Consolas"/>
          <w:color w:val="FF0000"/>
          <w:sz w:val="19"/>
          <w:szCs w:val="19"/>
        </w:rPr>
        <w:t>'1Q2017'</w:t>
      </w:r>
      <w:r>
        <w:rPr>
          <w:rFonts w:ascii="Consolas" w:hAnsi="Consolas" w:cs="Consolas"/>
          <w:color w:val="808080"/>
          <w:sz w:val="19"/>
          <w:szCs w:val="19"/>
        </w:rPr>
        <w:t>,</w:t>
      </w:r>
      <w:r>
        <w:rPr>
          <w:rFonts w:ascii="Consolas" w:hAnsi="Consolas" w:cs="Consolas"/>
          <w:color w:val="FF0000"/>
          <w:sz w:val="19"/>
          <w:szCs w:val="19"/>
        </w:rPr>
        <w:t>'ACTIONADVENTURE+1 (LD)'</w:t>
      </w:r>
      <w:r>
        <w:rPr>
          <w:rFonts w:ascii="Consolas" w:hAnsi="Consolas" w:cs="Consolas"/>
          <w:color w:val="808080"/>
          <w:sz w:val="19"/>
          <w:szCs w:val="19"/>
        </w:rPr>
        <w:t>,</w:t>
      </w:r>
      <w:r>
        <w:rPr>
          <w:rFonts w:ascii="Consolas" w:hAnsi="Consolas" w:cs="Consolas"/>
          <w:color w:val="FF0000"/>
          <w:sz w:val="19"/>
          <w:szCs w:val="19"/>
        </w:rPr>
        <w:t>'P'</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color w:val="FF0000"/>
          <w:sz w:val="19"/>
          <w:szCs w:val="19"/>
        </w:rPr>
        <w:t>'1111100'</w:t>
      </w:r>
      <w:r>
        <w:rPr>
          <w:rFonts w:ascii="Consolas" w:hAnsi="Consolas" w:cs="Consolas"/>
          <w:color w:val="808080"/>
          <w:sz w:val="19"/>
          <w:szCs w:val="19"/>
        </w:rPr>
        <w:t>,</w:t>
      </w:r>
      <w:r>
        <w:rPr>
          <w:rFonts w:ascii="Consolas" w:hAnsi="Consolas" w:cs="Consolas"/>
          <w:color w:val="FF0000"/>
          <w:sz w:val="19"/>
          <w:szCs w:val="19"/>
        </w:rPr>
        <w:t>'9:00:00 PM'</w:t>
      </w:r>
      <w:r>
        <w:rPr>
          <w:rFonts w:ascii="Consolas" w:hAnsi="Consolas" w:cs="Consolas"/>
          <w:color w:val="808080"/>
          <w:sz w:val="19"/>
          <w:szCs w:val="19"/>
        </w:rPr>
        <w:t>,</w:t>
      </w:r>
      <w:r>
        <w:rPr>
          <w:rFonts w:ascii="Consolas" w:hAnsi="Consolas" w:cs="Consolas"/>
          <w:color w:val="FF0000"/>
          <w:sz w:val="19"/>
          <w:szCs w:val="19"/>
        </w:rPr>
        <w:t>'12:00:00 AM'</w:t>
      </w:r>
    </w:p>
    <w:p w14:paraId="680A277B" w14:textId="68997C49" w:rsidR="002C0FF5" w:rsidRDefault="002C0FF5">
      <w:pPr>
        <w:pStyle w:val="CommentText"/>
      </w:pPr>
    </w:p>
  </w:comment>
  <w:comment w:id="394" w:author="C Pham" w:date="2018-07-24T02:42:00Z" w:initials="CP">
    <w:p w14:paraId="4F07C2BF" w14:textId="40AF3C78" w:rsidR="002C0FF5" w:rsidRDefault="002C0FF5" w:rsidP="007B016D">
      <w:pPr>
        <w:pStyle w:val="ListParagraph"/>
        <w:numPr>
          <w:ilvl w:val="0"/>
          <w:numId w:val="54"/>
        </w:numPr>
      </w:pPr>
      <w:r>
        <w:rPr>
          <w:rStyle w:val="CommentReference"/>
        </w:rPr>
        <w:annotationRef/>
      </w:r>
      <w:r>
        <w:t xml:space="preserve"> Create a new record in the PROPERTY_T and RATE_T tables.</w:t>
      </w:r>
    </w:p>
    <w:p w14:paraId="60797095" w14:textId="350FF824" w:rsidR="002C0FF5" w:rsidRDefault="002C0FF5" w:rsidP="007B016D">
      <w:pPr>
        <w:pStyle w:val="ListParagraph"/>
        <w:numPr>
          <w:ilvl w:val="0"/>
          <w:numId w:val="54"/>
        </w:numPr>
      </w:pPr>
      <w:r>
        <w:t xml:space="preserve"> Create a new record in the UPFRONT_LINE_T table with this RateID/PropID combo</w:t>
      </w:r>
    </w:p>
    <w:p w14:paraId="56E10D61" w14:textId="2AD7D4EB" w:rsidR="002C0FF5" w:rsidRDefault="002C0FF5" w:rsidP="007B016D">
      <w:pPr>
        <w:pStyle w:val="ListParagraph"/>
        <w:numPr>
          <w:ilvl w:val="0"/>
          <w:numId w:val="54"/>
        </w:numPr>
      </w:pPr>
      <w:r>
        <w:t xml:space="preserve"> Display the newly created UPFRONT_LINE_T record in the current Upfront</w:t>
      </w:r>
    </w:p>
    <w:p w14:paraId="1DAF94B3" w14:textId="77777777" w:rsidR="002C0FF5" w:rsidRDefault="002C0FF5" w:rsidP="00275C6B"/>
    <w:p w14:paraId="5F53B21B" w14:textId="5D2A5769" w:rsidR="002C0FF5" w:rsidRPr="00BE7F97" w:rsidRDefault="002C0FF5" w:rsidP="00275C6B">
      <w:r w:rsidRPr="00275C6B">
        <w:t>exec AddNewProperty_SP '664A24E1-3DFA-4ADC-808C-56D84EF4E583','664A24E1-3DFA-4ADC-808C-56D84EF4E583','ACTIONADVENTURE+1 (LD) 1','1Q2017','33B96C8C-B82B-45A3-A8A2-FB0BEC484853','U','P','1111100','1899-12-30 21:00:00','1899-12-30 00:00:00',0,'Carmela Pham','376068BF-EB88-4B8C-83F2-3C39CC1CB3E3'</w:t>
      </w:r>
    </w:p>
    <w:p w14:paraId="5A1C74D2" w14:textId="10BA9527" w:rsidR="002C0FF5" w:rsidRDefault="002C0FF5">
      <w:pPr>
        <w:pStyle w:val="CommentText"/>
      </w:pPr>
    </w:p>
  </w:comment>
  <w:comment w:id="396" w:author="Brenda Cwierz" w:date="2018-08-16T10:20:00Z" w:initials="BC">
    <w:p w14:paraId="54D0A3D9" w14:textId="75A5632B" w:rsidR="002C0FF5" w:rsidRDefault="002C0FF5">
      <w:pPr>
        <w:pStyle w:val="CommentText"/>
      </w:pPr>
      <w:r>
        <w:rPr>
          <w:rStyle w:val="CommentReference"/>
        </w:rPr>
        <w:annotationRef/>
      </w:r>
      <w:r>
        <w:t xml:space="preserve"> UPDATE DEAL POINT DATA appears to be complete in SPEC</w:t>
      </w:r>
    </w:p>
  </w:comment>
  <w:comment w:id="398" w:author="C Pham" w:date="2018-07-24T14:46:00Z" w:initials="CP">
    <w:p w14:paraId="4D06EFC5" w14:textId="77777777" w:rsidR="002C0FF5" w:rsidRDefault="002C0FF5" w:rsidP="00A705A2">
      <w:pPr>
        <w:autoSpaceDE w:val="0"/>
        <w:autoSpaceDN w:val="0"/>
        <w:adjustRightInd w:val="0"/>
        <w:spacing w:before="0" w:after="0" w:line="240" w:lineRule="auto"/>
        <w:rPr>
          <w:rFonts w:ascii="Consolas" w:hAnsi="Consolas" w:cs="Consolas"/>
          <w:sz w:val="19"/>
          <w:szCs w:val="19"/>
        </w:rPr>
      </w:pPr>
      <w:r>
        <w:rPr>
          <w:rStyle w:val="CommentReference"/>
        </w:rPr>
        <w:annotationRef/>
      </w:r>
      <w:r>
        <w:rPr>
          <w:rFonts w:ascii="Consolas" w:hAnsi="Consolas" w:cs="Consolas"/>
          <w:color w:val="0000FF"/>
          <w:sz w:val="19"/>
          <w:szCs w:val="19"/>
        </w:rPr>
        <w:t>exec</w:t>
      </w:r>
      <w:r>
        <w:rPr>
          <w:rFonts w:ascii="Consolas" w:hAnsi="Consolas" w:cs="Consolas"/>
          <w:sz w:val="19"/>
          <w:szCs w:val="19"/>
        </w:rPr>
        <w:t xml:space="preserve"> GetCancellationTexTby_NetworkID_PlanYR_DR_Simon_SP</w:t>
      </w:r>
      <w:r>
        <w:rPr>
          <w:rFonts w:ascii="Consolas" w:hAnsi="Consolas" w:cs="Consolas"/>
          <w:color w:val="0000FF"/>
          <w:sz w:val="19"/>
          <w:szCs w:val="19"/>
        </w:rPr>
        <w:t xml:space="preserve"> </w:t>
      </w:r>
      <w:r>
        <w:rPr>
          <w:rFonts w:ascii="Consolas" w:hAnsi="Consolas" w:cs="Consolas"/>
          <w:color w:val="FF0000"/>
          <w:sz w:val="19"/>
          <w:szCs w:val="19"/>
        </w:rPr>
        <w:t>'F82EB058-1068-4187-9216-C271CE995CE6'</w:t>
      </w:r>
      <w:r>
        <w:rPr>
          <w:rFonts w:ascii="Consolas" w:hAnsi="Consolas" w:cs="Consolas"/>
          <w:color w:val="808080"/>
          <w:sz w:val="19"/>
          <w:szCs w:val="19"/>
        </w:rPr>
        <w:t>,</w:t>
      </w:r>
      <w:r>
        <w:rPr>
          <w:rFonts w:ascii="Consolas" w:hAnsi="Consolas" w:cs="Consolas"/>
          <w:sz w:val="19"/>
          <w:szCs w:val="19"/>
        </w:rPr>
        <w:t>2017</w:t>
      </w:r>
      <w:r>
        <w:rPr>
          <w:rFonts w:ascii="Consolas" w:hAnsi="Consolas" w:cs="Consolas"/>
          <w:color w:val="808080"/>
          <w:sz w:val="19"/>
          <w:szCs w:val="19"/>
        </w:rPr>
        <w:t>,</w:t>
      </w:r>
      <w:r>
        <w:rPr>
          <w:rFonts w:ascii="Consolas" w:hAnsi="Consolas" w:cs="Consolas"/>
          <w:color w:val="FF0000"/>
          <w:sz w:val="19"/>
          <w:szCs w:val="19"/>
        </w:rPr>
        <w:t>'UP'</w:t>
      </w:r>
    </w:p>
    <w:p w14:paraId="1E2946DD" w14:textId="77777777" w:rsidR="002C0FF5" w:rsidRDefault="002C0FF5" w:rsidP="00A705A2">
      <w:pPr>
        <w:autoSpaceDE w:val="0"/>
        <w:autoSpaceDN w:val="0"/>
        <w:adjustRightInd w:val="0"/>
        <w:spacing w:before="0" w:after="0" w:line="240" w:lineRule="auto"/>
        <w:rPr>
          <w:rFonts w:ascii="Consolas" w:hAnsi="Consolas" w:cs="Consolas"/>
          <w:sz w:val="19"/>
          <w:szCs w:val="19"/>
        </w:rPr>
      </w:pPr>
    </w:p>
    <w:p w14:paraId="30904E26" w14:textId="77777777" w:rsidR="002C0FF5" w:rsidRDefault="002C0FF5" w:rsidP="00A705A2">
      <w:pPr>
        <w:pStyle w:val="CommentText"/>
      </w:pPr>
    </w:p>
  </w:comment>
  <w:comment w:id="399" w:author="C Pham" w:date="2018-07-24T14:50:00Z" w:initials="CP">
    <w:p w14:paraId="2B12D4AF" w14:textId="77777777" w:rsidR="002C0FF5" w:rsidRDefault="002C0FF5" w:rsidP="00A705A2">
      <w:pPr>
        <w:pStyle w:val="CommentText"/>
      </w:pPr>
      <w:r>
        <w:rPr>
          <w:rStyle w:val="CommentReference"/>
        </w:rPr>
        <w:annotationRef/>
      </w:r>
      <w:r w:rsidRPr="009E67EF">
        <w:t>exec AddCancellationTexTby_NetworkID_PlanYR_DR_Simon_SP 'F82EB058-1068-4187-9216-C271CE995CE6','HGTV',2018,'UP','1x for every 20x :30s units Carmela','Custom added value based on upfront spend per client','4Q: 100% Firm; 1Q-2Q: 75% Firm 25% cancellable; 3Q: 50% Firm 50% cancellable all with 60 day written notice prior to the start of the quarter','Firm','Guaranteed 20 min separation -- Guaranteed pod exclusivity; except 4Q (Overstock &amp; Wayfair only)','Carmela Pham','376068BF-EB88-4B8C-83F2-3C39CC1CB3E3'</w:t>
      </w:r>
    </w:p>
  </w:comment>
  <w:comment w:id="401" w:author="C Pham" w:date="2018-07-24T14:57:00Z" w:initials="CP">
    <w:p w14:paraId="5CD1C27B" w14:textId="714A282F" w:rsidR="002C0FF5" w:rsidRDefault="002C0FF5">
      <w:pPr>
        <w:pStyle w:val="CommentText"/>
      </w:pPr>
      <w:r>
        <w:rPr>
          <w:rStyle w:val="CommentReference"/>
        </w:rPr>
        <w:annotationRef/>
      </w:r>
      <w:r w:rsidRPr="00CE508A">
        <w:t>exec GetCancellationTexTby_NetworkID_PlanYR_DR_Simon_SP '5471817D-57B6-4C9D-AB9B-53087B363C46',2017,'DR'</w:t>
      </w:r>
    </w:p>
    <w:p w14:paraId="44F47E85" w14:textId="77777777" w:rsidR="002C0FF5" w:rsidRDefault="002C0FF5">
      <w:pPr>
        <w:pStyle w:val="CommentText"/>
      </w:pPr>
    </w:p>
  </w:comment>
  <w:comment w:id="402" w:author="C Pham" w:date="2018-07-24T14:46:00Z" w:initials="CP">
    <w:p w14:paraId="6EC45723" w14:textId="77777777" w:rsidR="002C0FF5" w:rsidRDefault="002C0FF5" w:rsidP="00A705A2">
      <w:pPr>
        <w:autoSpaceDE w:val="0"/>
        <w:autoSpaceDN w:val="0"/>
        <w:adjustRightInd w:val="0"/>
        <w:spacing w:before="0" w:after="0" w:line="240" w:lineRule="auto"/>
        <w:rPr>
          <w:rFonts w:ascii="Consolas" w:hAnsi="Consolas" w:cs="Consolas"/>
          <w:sz w:val="19"/>
          <w:szCs w:val="19"/>
        </w:rPr>
      </w:pPr>
      <w:r>
        <w:rPr>
          <w:rStyle w:val="CommentReference"/>
        </w:rPr>
        <w:annotationRef/>
      </w:r>
      <w:r>
        <w:rPr>
          <w:rFonts w:ascii="Consolas" w:hAnsi="Consolas" w:cs="Consolas"/>
          <w:color w:val="0000FF"/>
          <w:sz w:val="19"/>
          <w:szCs w:val="19"/>
        </w:rPr>
        <w:t>exec</w:t>
      </w:r>
      <w:r>
        <w:rPr>
          <w:rFonts w:ascii="Consolas" w:hAnsi="Consolas" w:cs="Consolas"/>
          <w:sz w:val="19"/>
          <w:szCs w:val="19"/>
        </w:rPr>
        <w:t xml:space="preserve"> GetCancellationTexTby_NetworkID_PlanYR_DR_Simon_SP</w:t>
      </w:r>
      <w:r>
        <w:rPr>
          <w:rFonts w:ascii="Consolas" w:hAnsi="Consolas" w:cs="Consolas"/>
          <w:color w:val="0000FF"/>
          <w:sz w:val="19"/>
          <w:szCs w:val="19"/>
        </w:rPr>
        <w:t xml:space="preserve"> </w:t>
      </w:r>
      <w:r>
        <w:rPr>
          <w:rFonts w:ascii="Consolas" w:hAnsi="Consolas" w:cs="Consolas"/>
          <w:color w:val="FF0000"/>
          <w:sz w:val="19"/>
          <w:szCs w:val="19"/>
        </w:rPr>
        <w:t>'F82EB058-1068-4187-9216-C271CE995CE6'</w:t>
      </w:r>
      <w:r>
        <w:rPr>
          <w:rFonts w:ascii="Consolas" w:hAnsi="Consolas" w:cs="Consolas"/>
          <w:color w:val="808080"/>
          <w:sz w:val="19"/>
          <w:szCs w:val="19"/>
        </w:rPr>
        <w:t>,</w:t>
      </w:r>
      <w:r>
        <w:rPr>
          <w:rFonts w:ascii="Consolas" w:hAnsi="Consolas" w:cs="Consolas"/>
          <w:sz w:val="19"/>
          <w:szCs w:val="19"/>
        </w:rPr>
        <w:t>2017</w:t>
      </w:r>
      <w:r>
        <w:rPr>
          <w:rFonts w:ascii="Consolas" w:hAnsi="Consolas" w:cs="Consolas"/>
          <w:color w:val="808080"/>
          <w:sz w:val="19"/>
          <w:szCs w:val="19"/>
        </w:rPr>
        <w:t>,</w:t>
      </w:r>
      <w:r>
        <w:rPr>
          <w:rFonts w:ascii="Consolas" w:hAnsi="Consolas" w:cs="Consolas"/>
          <w:color w:val="FF0000"/>
          <w:sz w:val="19"/>
          <w:szCs w:val="19"/>
        </w:rPr>
        <w:t>'UP'</w:t>
      </w:r>
    </w:p>
    <w:p w14:paraId="7D4FD3C5" w14:textId="77777777" w:rsidR="002C0FF5" w:rsidRDefault="002C0FF5" w:rsidP="00A705A2">
      <w:pPr>
        <w:autoSpaceDE w:val="0"/>
        <w:autoSpaceDN w:val="0"/>
        <w:adjustRightInd w:val="0"/>
        <w:spacing w:before="0" w:after="0" w:line="240" w:lineRule="auto"/>
        <w:rPr>
          <w:rFonts w:ascii="Consolas" w:hAnsi="Consolas" w:cs="Consolas"/>
          <w:sz w:val="19"/>
          <w:szCs w:val="19"/>
        </w:rPr>
      </w:pPr>
    </w:p>
    <w:p w14:paraId="7A7C28B8" w14:textId="77777777" w:rsidR="002C0FF5" w:rsidRDefault="002C0FF5" w:rsidP="00A705A2">
      <w:pPr>
        <w:pStyle w:val="CommentText"/>
      </w:pPr>
    </w:p>
  </w:comment>
  <w:comment w:id="403" w:author="C Pham" w:date="2018-07-24T14:50:00Z" w:initials="CP">
    <w:p w14:paraId="08331A4D" w14:textId="77777777" w:rsidR="002C0FF5" w:rsidRDefault="002C0FF5" w:rsidP="00A705A2">
      <w:pPr>
        <w:pStyle w:val="CommentText"/>
      </w:pPr>
      <w:r>
        <w:rPr>
          <w:rStyle w:val="CommentReference"/>
        </w:rPr>
        <w:annotationRef/>
      </w:r>
      <w:r w:rsidRPr="009E67EF">
        <w:t>exec AddCancellationTexTby_NetworkID_PlanYR_DR_Simon_SP 'F82EB058-1068-4187-9216-C271CE995CE6','HGTV',2018,'UP','1x for every 20x :30s units Carmela','Custom added value based on upfront spend per client','4Q: 100% Firm; 1Q-2Q: 75% Firm 25% cancellable; 3Q: 50% Firm 50% cancellable all with 60 day written notice prior to the start of the quarter','Firm','Guaranteed 20 min separation -- Guaranteed pod exclusivity; except 4Q (Overstock &amp; Wayfair only)','Carmela Pham','376068BF-EB88-4B8C-83F2-3C39CC1CB3E3'</w:t>
      </w:r>
    </w:p>
  </w:comment>
  <w:comment w:id="404" w:author="C Pham" w:date="2018-07-24T14:59:00Z" w:initials="CP">
    <w:p w14:paraId="39713032" w14:textId="427D6444" w:rsidR="002C0FF5" w:rsidRDefault="002C0FF5">
      <w:pPr>
        <w:pStyle w:val="CommentText"/>
      </w:pPr>
      <w:r>
        <w:rPr>
          <w:rStyle w:val="CommentReference"/>
        </w:rPr>
        <w:annotationRef/>
      </w:r>
      <w:r w:rsidRPr="000D14AF">
        <w:t>exec AddCancellationTexTby_NetworkID_PlanYR_DR_Simon_SP '5471817D-57B6-4C9D-AB9B-53087B363C46','BBC CANADA',2017,'DR',' ',' ','ss','dd','ff','Carmela Pham','376068BF-EB88-4B8C-83F2-3C39CC1CB3E3'</w:t>
      </w:r>
    </w:p>
  </w:comment>
  <w:comment w:id="408" w:author="Brenda Cwierz" w:date="2018-08-16T10:20:00Z" w:initials="BC">
    <w:p w14:paraId="32A3833A" w14:textId="523BA25D" w:rsidR="002C0FF5" w:rsidRDefault="002C0FF5">
      <w:pPr>
        <w:pStyle w:val="CommentText"/>
      </w:pPr>
      <w:r>
        <w:rPr>
          <w:rStyle w:val="CommentReference"/>
        </w:rPr>
        <w:annotationRef/>
      </w:r>
      <w:r>
        <w:t xml:space="preserve"> EXPORT appear to be complete in SPEC</w:t>
      </w:r>
    </w:p>
  </w:comment>
  <w:comment w:id="412" w:author="C Pham" w:date="2018-07-24T22:20:00Z" w:initials="CP">
    <w:p w14:paraId="1765F2FB" w14:textId="2C36F380" w:rsidR="002C0FF5" w:rsidRDefault="002C0FF5">
      <w:pPr>
        <w:pStyle w:val="CommentText"/>
      </w:pPr>
      <w:r>
        <w:rPr>
          <w:rStyle w:val="CommentReference"/>
        </w:rPr>
        <w:annotationRef/>
      </w:r>
      <w:r w:rsidRPr="00236203">
        <w:t>exec UpfrontAdd_SP '3F61E5D4-4A85-4A77-9775-A40355C83B4C','U','1BE9C88C-0655-41CE-8C1D-1D6EF9267376','1Q2017','20th Television_1Q2017_Upfront','Carmela Pham',' ','B',1,'Carmela Pham','376068BF-EB88-4B8C-83F2-3C39CC1CB3E3'</w:t>
      </w:r>
    </w:p>
  </w:comment>
  <w:comment w:id="414" w:author="C Pham" w:date="2018-07-24T22:56:00Z" w:initials="CP">
    <w:p w14:paraId="6CB16897" w14:textId="45BBF4B8" w:rsidR="002C0FF5" w:rsidRDefault="002C0FF5">
      <w:pPr>
        <w:pStyle w:val="CommentText"/>
      </w:pPr>
      <w:r>
        <w:rPr>
          <w:rStyle w:val="CommentReference"/>
        </w:rPr>
        <w:annotationRef/>
      </w:r>
      <w:r w:rsidRPr="007E7EDE">
        <w:t>exec DeleteUpfrontByName_SP '20TH TELEVISION_4Q2016_REMNANT','R'</w:t>
      </w:r>
    </w:p>
  </w:comment>
  <w:comment w:id="420" w:author="C Pham" w:date="2018-07-25T03:28:00Z" w:initials="CP">
    <w:p w14:paraId="422DB19D" w14:textId="4CE2BB68" w:rsidR="002C0FF5" w:rsidRDefault="002C0FF5">
      <w:pPr>
        <w:pStyle w:val="CommentText"/>
      </w:pPr>
      <w:r>
        <w:rPr>
          <w:rStyle w:val="CommentReference"/>
        </w:rPr>
        <w:annotationRef/>
      </w:r>
      <w:r w:rsidRPr="00934D44">
        <w:t>GetMaxRevisionByNetworkQuarter_CHAR_Simon_SP</w:t>
      </w:r>
    </w:p>
  </w:comment>
  <w:comment w:id="421" w:author="C Pham" w:date="2018-07-25T03:29:00Z" w:initials="CP">
    <w:p w14:paraId="706DCCD1" w14:textId="02716674" w:rsidR="002C0FF5" w:rsidRDefault="002C0FF5">
      <w:pPr>
        <w:pStyle w:val="CommentText"/>
      </w:pPr>
      <w:r>
        <w:rPr>
          <w:rStyle w:val="CommentReference"/>
        </w:rPr>
        <w:annotationRef/>
      </w:r>
      <w:r w:rsidRPr="00934D44">
        <w:t>CopyRemnantProperty_to_Revised_DR_CHAR_Simon_SP</w:t>
      </w:r>
    </w:p>
  </w:comment>
  <w:comment w:id="422" w:author="C Pham" w:date="2018-07-25T03:51:00Z" w:initials="CP">
    <w:p w14:paraId="6EF7123F" w14:textId="26E50CC9" w:rsidR="002C0FF5" w:rsidRDefault="002C0FF5">
      <w:pPr>
        <w:pStyle w:val="CommentText"/>
      </w:pPr>
      <w:r>
        <w:rPr>
          <w:rStyle w:val="CommentReference"/>
        </w:rPr>
        <w:annotationRef/>
      </w:r>
      <w:r w:rsidRPr="009D6706">
        <w:t>AutoApproveRE_AllorNothing_Revision_CHAR_Simon_SP</w:t>
      </w:r>
    </w:p>
  </w:comment>
  <w:comment w:id="423" w:author="C Pham" w:date="2018-09-12T02:29:00Z" w:initials="CP">
    <w:p w14:paraId="63763FE4" w14:textId="77777777" w:rsidR="00223A84" w:rsidRDefault="00223A84" w:rsidP="00223A84">
      <w:pPr>
        <w:pStyle w:val="CommentText"/>
      </w:pPr>
      <w:r>
        <w:rPr>
          <w:rStyle w:val="CommentReference"/>
        </w:rPr>
        <w:annotationRef/>
      </w:r>
      <w:r w:rsidRPr="005F5685">
        <w:t>exec GetSchedHeaderBySchedID_SP '1E777837-8814-455D-BE5B-836DF6EFFC0C'</w:t>
      </w:r>
    </w:p>
  </w:comment>
  <w:comment w:id="424" w:author="C Pham" w:date="2018-09-12T02:37:00Z" w:initials="CP">
    <w:p w14:paraId="4A7DFF7E" w14:textId="77777777" w:rsidR="00223A84" w:rsidRDefault="00223A84" w:rsidP="00223A84">
      <w:pPr>
        <w:pStyle w:val="CommentText"/>
      </w:pPr>
      <w:r>
        <w:rPr>
          <w:rStyle w:val="CommentReference"/>
        </w:rPr>
        <w:annotationRef/>
      </w:r>
      <w:r w:rsidRPr="005F5685">
        <w:t>exec GetActual_CA_ExchangeWeekRatesByQtr_SP '2Q2017'</w:t>
      </w:r>
    </w:p>
    <w:p w14:paraId="5EBF73AA" w14:textId="77777777" w:rsidR="00223A84" w:rsidRDefault="00223A84" w:rsidP="00223A84">
      <w:pPr>
        <w:pStyle w:val="CommentText"/>
      </w:pPr>
    </w:p>
    <w:p w14:paraId="71C53A5D" w14:textId="77777777" w:rsidR="00223A84" w:rsidRDefault="00223A84" w:rsidP="00223A84">
      <w:pPr>
        <w:pStyle w:val="CommentText"/>
      </w:pPr>
      <w:r w:rsidRPr="005F5685">
        <w:t>exec GetClient_CA_ExchangeWeekRatesByQtr_SP '474A3FBF-8252-4606-80FD-11539D047701','2Q2017'</w:t>
      </w:r>
    </w:p>
    <w:p w14:paraId="365CFA6C" w14:textId="77777777" w:rsidR="00223A84" w:rsidRDefault="00223A84" w:rsidP="00223A84">
      <w:pPr>
        <w:pStyle w:val="CommentText"/>
      </w:pPr>
    </w:p>
    <w:p w14:paraId="27FFC5CC" w14:textId="77777777" w:rsidR="00223A84" w:rsidRDefault="00223A84" w:rsidP="00223A84">
      <w:pPr>
        <w:pStyle w:val="CommentText"/>
      </w:pPr>
      <w:r w:rsidRPr="005F5685">
        <w:t>exec GetSchedLine_and_Week_by_SchedID_SP '1E777837-8814-455D-BE5B-836DF6EFFC0C'</w:t>
      </w:r>
    </w:p>
    <w:p w14:paraId="1A53DE4E" w14:textId="77777777" w:rsidR="00223A84" w:rsidRDefault="00223A84" w:rsidP="00223A84">
      <w:pPr>
        <w:pStyle w:val="CommentText"/>
      </w:pPr>
    </w:p>
    <w:p w14:paraId="1E841CD9" w14:textId="77777777" w:rsidR="00223A84" w:rsidRDefault="00223A84" w:rsidP="00223A84">
      <w:pPr>
        <w:pStyle w:val="CommentText"/>
      </w:pPr>
      <w:r w:rsidRPr="005F5685">
        <w:t>SELECT txtNote FROM SCHEDULE_DDB_502_CARMELA.[dbo].[SCHED_T] Where [SchedTypeID] = 'S' AND [SchedID] = '{1E777837-8814-455D-BE5B-836DF6EFFC0C}' AND [QtrName] = '2Q2017';</w:t>
      </w:r>
    </w:p>
  </w:comment>
  <w:comment w:id="425" w:author="C Pham" w:date="2018-09-12T02:30:00Z" w:initials="CP">
    <w:p w14:paraId="4D536163" w14:textId="77777777" w:rsidR="00223A84" w:rsidRDefault="00223A84" w:rsidP="00223A84">
      <w:pPr>
        <w:pStyle w:val="CommentText"/>
      </w:pPr>
      <w:r>
        <w:rPr>
          <w:rStyle w:val="CommentReference"/>
        </w:rPr>
        <w:annotationRef/>
      </w:r>
      <w:r w:rsidRPr="005F5685">
        <w:t>exec GetClientCommissionRatesByQtr_SP '474A3FBF-8252-4606-80FD-11539D047701','2Q2017'</w:t>
      </w:r>
    </w:p>
  </w:comment>
  <w:comment w:id="426" w:author="C Pham" w:date="2018-09-12T02:59:00Z" w:initials="CP">
    <w:p w14:paraId="2C34C99E" w14:textId="77777777" w:rsidR="00462E80" w:rsidRDefault="00462E80" w:rsidP="00462E80">
      <w:pPr>
        <w:pStyle w:val="CommentText"/>
      </w:pPr>
      <w:r>
        <w:rPr>
          <w:rStyle w:val="CommentReference"/>
        </w:rPr>
        <w:annotationRef/>
      </w:r>
      <w:r w:rsidRPr="00177084">
        <w:t>exec GetNetsForScheduleAddProperties_SP '2Q2017','474A3FBF-8252-4606-80FD-11539D047701','US','1E777837-8814-455D-BE5B-836DF6EFFC0C'</w:t>
      </w:r>
    </w:p>
  </w:comment>
  <w:comment w:id="427" w:author="C Pham" w:date="2018-09-12T03:31:00Z" w:initials="CP">
    <w:p w14:paraId="00278B91" w14:textId="77777777" w:rsidR="00462E80" w:rsidRDefault="00462E80" w:rsidP="00462E80">
      <w:pPr>
        <w:pStyle w:val="CommentText"/>
      </w:pPr>
      <w:r>
        <w:rPr>
          <w:rStyle w:val="CommentReference"/>
        </w:rPr>
        <w:annotationRef/>
      </w:r>
      <w:r w:rsidRPr="00EA5A68">
        <w:t>exec GetDemosForSchedAdd_SP '1Q2018','5DBE701E-C760-4705-B276-1716B969D231','DEB2435D-94F8-473A-BE71-8EF174849F84','F7E2F4D2-8916-47FF-86E0-B10BB7C38FFE'</w:t>
      </w:r>
    </w:p>
  </w:comment>
  <w:comment w:id="428" w:author="C Pham" w:date="2018-09-12T03:30:00Z" w:initials="CP">
    <w:p w14:paraId="0821F300" w14:textId="77777777" w:rsidR="00462E80" w:rsidRPr="00EA5A68" w:rsidRDefault="00462E80" w:rsidP="00462E80">
      <w:pPr>
        <w:pStyle w:val="CommentText"/>
        <w:rPr>
          <w:b/>
        </w:rPr>
      </w:pPr>
      <w:r>
        <w:rPr>
          <w:rStyle w:val="CommentReference"/>
        </w:rPr>
        <w:annotationRef/>
      </w:r>
      <w:r w:rsidRPr="00EA5A68">
        <w:rPr>
          <w:b/>
        </w:rPr>
        <w:t>exec GetAvailPropertiesForScheduleAddProperty_SP '1Q2018','F7E2F4D2-8916-47FF-86E0-B10BB7C38FFE','DEB2435D-94F8-473A-BE71-8EF174849F84','B19BEA73-22D5-4CD3-8028-3DE4FE019B39','5DBE701E-C760-4705-B276-1716B969D231'</w:t>
      </w:r>
    </w:p>
  </w:comment>
  <w:comment w:id="429" w:author="C Pham" w:date="2018-09-12T03:39:00Z" w:initials="CP">
    <w:p w14:paraId="1973F8C2" w14:textId="77777777" w:rsidR="00462E80" w:rsidRDefault="00462E80" w:rsidP="00462E80">
      <w:pPr>
        <w:pStyle w:val="CommentText"/>
      </w:pPr>
      <w:r>
        <w:rPr>
          <w:rStyle w:val="CommentReference"/>
        </w:rPr>
        <w:annotationRef/>
      </w:r>
      <w:r w:rsidRPr="00500A93">
        <w:t>exec SchedLineAdd_SP '26003BB2-3358-4478-87E6-1C746B1A0ADF','F7E2F4D2-8916-47FF-86E0-B10BB7C38FFE','65DF5352-9557-435A-BB6E-202EE579B53D',0,'Carmela Pham','376068BF-EB88-4B8C-83F2-3C39CC1CB3E3'</w:t>
      </w:r>
    </w:p>
  </w:comment>
  <w:comment w:id="430" w:author="C Pham" w:date="2018-09-12T03:42:00Z" w:initials="CP">
    <w:p w14:paraId="12CBE16B" w14:textId="77777777" w:rsidR="00223A84" w:rsidRDefault="00223A84" w:rsidP="00223A84">
      <w:pPr>
        <w:pStyle w:val="CommentText"/>
      </w:pPr>
      <w:r>
        <w:rPr>
          <w:rStyle w:val="CommentReference"/>
        </w:rPr>
        <w:annotationRef/>
      </w:r>
      <w:r w:rsidRPr="00500A93">
        <w:t>exec DeletePropertyFromScheduleBySchedLineID_SP 'A92089BD-F65F-402F-997B-9F445AAAB75E'</w:t>
      </w:r>
    </w:p>
  </w:comment>
  <w:comment w:id="434" w:author="C Pham" w:date="2018-09-18T17:02:00Z" w:initials="CP">
    <w:p w14:paraId="1DF82A45" w14:textId="0EF93883" w:rsidR="00A364DF" w:rsidRDefault="00A364DF">
      <w:pPr>
        <w:pStyle w:val="CommentText"/>
      </w:pPr>
      <w:r>
        <w:rPr>
          <w:rStyle w:val="CommentReference"/>
        </w:rPr>
        <w:annotationRef/>
      </w:r>
      <w:r w:rsidRPr="00A364DF">
        <w:t>exec GetNetworksBySchedID_SP 'C17FD91D-BCB1-496B-B383-B12937DCAC84'</w:t>
      </w:r>
    </w:p>
  </w:comment>
  <w:comment w:id="435" w:author="C Pham" w:date="2018-09-18T17:03:00Z" w:initials="CP">
    <w:p w14:paraId="09F9C26C" w14:textId="093CC42E" w:rsidR="00A364DF" w:rsidRDefault="00A364DF">
      <w:pPr>
        <w:pStyle w:val="CommentText"/>
      </w:pPr>
      <w:r>
        <w:rPr>
          <w:rStyle w:val="CommentReference"/>
        </w:rPr>
        <w:annotationRef/>
      </w:r>
      <w:r w:rsidRPr="00A364DF">
        <w:t>exec GetBuyTypeBySchedIDNetworkID_Simon_SP 'C17FD91D-BCB1-496B-B383-B12937DCAC84','33B96C8C-B82B-45A3-A8A2-FB0BEC484853'</w:t>
      </w:r>
    </w:p>
  </w:comment>
  <w:comment w:id="436" w:author="C Pham" w:date="2018-09-18T17:04:00Z" w:initials="CP">
    <w:p w14:paraId="376BD41D" w14:textId="290DF7F5" w:rsidR="00A364DF" w:rsidRDefault="00A364DF">
      <w:pPr>
        <w:pStyle w:val="CommentText"/>
      </w:pPr>
      <w:r>
        <w:rPr>
          <w:rStyle w:val="CommentReference"/>
        </w:rPr>
        <w:annotationRef/>
      </w:r>
      <w:r w:rsidRPr="00A364DF">
        <w:t>exec GetDemoBySchedID_Simon_SP 'C17FD91D-BCB1-496B-B383-B12937DCAC84'</w:t>
      </w:r>
    </w:p>
  </w:comment>
  <w:comment w:id="438" w:author="C Pham" w:date="2018-09-17T03:53:00Z" w:initials="CP">
    <w:p w14:paraId="23F4416D" w14:textId="7033CDBD" w:rsidR="00A41B8E" w:rsidRDefault="00A41B8E">
      <w:pPr>
        <w:pStyle w:val="CommentText"/>
      </w:pPr>
      <w:r>
        <w:rPr>
          <w:rStyle w:val="CommentReference"/>
        </w:rPr>
        <w:annotationRef/>
      </w:r>
      <w:r w:rsidRPr="00A41B8E">
        <w:t>exec GetNetsForCreateProposal_SP '2Q2018','US','92872935-B1A4-47C4-B518-35C3568BB486','BAC6055C-6CC5-4EB2-BB04-A83825C70E22'</w:t>
      </w:r>
    </w:p>
  </w:comment>
  <w:comment w:id="440" w:author="C Pham" w:date="2018-09-17T04:24:00Z" w:initials="CP">
    <w:p w14:paraId="4BED45FE" w14:textId="4919650A" w:rsidR="00E310BA" w:rsidRDefault="00E310BA">
      <w:pPr>
        <w:pStyle w:val="CommentText"/>
      </w:pPr>
      <w:r>
        <w:rPr>
          <w:rStyle w:val="CommentReference"/>
        </w:rPr>
        <w:annotationRef/>
      </w:r>
      <w:r w:rsidR="00022120" w:rsidRPr="00022120">
        <w:t>exec GetNetsForCreateProposal_SP '2Q2018','US','92872935-B1A4-47C4-B518-35C3568BB486','BAC6055C-6CC5-4EB2-BB04-A83825C70E22'</w:t>
      </w:r>
    </w:p>
  </w:comment>
  <w:comment w:id="441" w:author="C Pham" w:date="2018-09-17T04:28:00Z" w:initials="CP">
    <w:p w14:paraId="05DA5E05" w14:textId="1A4C9360" w:rsidR="00022120" w:rsidRPr="00022120" w:rsidRDefault="00022120">
      <w:pPr>
        <w:pStyle w:val="CommentText"/>
      </w:pPr>
      <w:r w:rsidRPr="00022120">
        <w:rPr>
          <w:rStyle w:val="CommentReference"/>
        </w:rPr>
        <w:annotationRef/>
      </w:r>
      <w:r w:rsidRPr="00022120">
        <w:t>exec GetPropsForCreateProposal_SP '2Q2018','5E2E6B5D-0C88-45F2-9645-9BFB3A86BB76','92872935-B1A4-47C4-B518-35C3568BB486','BAC6055C-6CC5-4EB2-BB04-A83825C70E22'</w:t>
      </w:r>
    </w:p>
  </w:comment>
  <w:comment w:id="443" w:author="C Pham" w:date="2018-09-17T04:43:00Z" w:initials="CP">
    <w:p w14:paraId="7C6938BF" w14:textId="77777777" w:rsidR="00E74661" w:rsidRDefault="00E74661" w:rsidP="00E74661">
      <w:pPr>
        <w:pStyle w:val="Heading4"/>
        <w:rPr>
          <w:rFonts w:asciiTheme="minorHAnsi" w:eastAsiaTheme="minorEastAsia" w:hAnsiTheme="minorHAnsi" w:cstheme="minorBidi"/>
          <w:caps w:val="0"/>
          <w:color w:val="auto"/>
          <w:spacing w:val="0"/>
        </w:rPr>
      </w:pPr>
      <w:r>
        <w:rPr>
          <w:rStyle w:val="CommentReference"/>
        </w:rPr>
        <w:annotationRef/>
      </w:r>
      <w:r w:rsidRPr="00E74661">
        <w:rPr>
          <w:rFonts w:asciiTheme="minorHAnsi" w:eastAsiaTheme="minorEastAsia" w:hAnsiTheme="minorHAnsi" w:cstheme="minorBidi"/>
          <w:caps w:val="0"/>
          <w:color w:val="auto"/>
          <w:spacing w:val="0"/>
        </w:rPr>
        <w:t>exec GetSchedNamesByTypeClientQtr_SP 'P','92872935-B1A4-47C4-B518-35C3568BB486','2Q2018'</w:t>
      </w:r>
    </w:p>
    <w:p w14:paraId="6BB2F809" w14:textId="77777777" w:rsidR="00E74661" w:rsidRDefault="00E74661" w:rsidP="00E74661">
      <w:r w:rsidRPr="00E74661">
        <w:t>-42AE-BBCB-0CC6A81673EF',1,'92872935-B1A4-47C4-B518-35C3568BB486','BAC6055C-6CC5-4EB2-BB04-A83825C70E22','2Q2018','AVIS_2Q2018_P_0','Carmela Pham',' ','B',' ',1,'Carmela Pham','376068BF-EB88-4B8C-83F2-3C39CC1CB3E3'</w:t>
      </w:r>
    </w:p>
    <w:p w14:paraId="4BE26CD3" w14:textId="77777777" w:rsidR="00E74661" w:rsidRDefault="00E74661" w:rsidP="00E74661">
      <w:r w:rsidRPr="00E74661">
        <w:t>exec SchedAdd_SP 'ADDF5FC4-E375-42AE-BBCB-0CC6A81673EF','P','ADDF5FC4-E375-42AE-BBCB-0CC6A81673EF',1,'92872935-B1A4-47C4-B518-35C3568BB486','BAC6055C-6CC5-4EB2-BB04-A83825C70E22','2Q2018','AVIS_2Q2018_P_0','Carmela Pham',' ','B',' ',1,'Carmela Pham','376068BF-EB88-4B8C-83F2-3C39CC1CB3E3'</w:t>
      </w:r>
    </w:p>
    <w:p w14:paraId="3613B43C" w14:textId="2CF63558" w:rsidR="00E74661" w:rsidRDefault="00E74661">
      <w:pPr>
        <w:pStyle w:val="CommentText"/>
      </w:pPr>
    </w:p>
  </w:comment>
  <w:comment w:id="444" w:author="C Pham" w:date="2018-09-17T04:43:00Z" w:initials="CP">
    <w:p w14:paraId="5BD2C8CE" w14:textId="77777777" w:rsidR="00E74661" w:rsidRDefault="00E74661" w:rsidP="00E74661">
      <w:r>
        <w:rPr>
          <w:rStyle w:val="CommentReference"/>
        </w:rPr>
        <w:annotationRef/>
      </w:r>
      <w:r w:rsidRPr="00E74661">
        <w:t>exec SchedLineAdd_SP '578D6164-55D5-40A1-AB2D-BD48CF09E590','ADDF5FC4-E375-42AE-BBCB-0CC6A81673EF','67297D64-2A42-42A1-B2A0-EB5930514676',0,'Carmela Pham','376068BF-EB88-4B8C-83F2-3C39CC1CB3E3'</w:t>
      </w:r>
    </w:p>
    <w:p w14:paraId="69A23486" w14:textId="0EC5F849" w:rsidR="00E74661" w:rsidRDefault="00E74661">
      <w:pPr>
        <w:pStyle w:val="CommentText"/>
      </w:pPr>
    </w:p>
  </w:comment>
  <w:comment w:id="445" w:author="C Pham" w:date="2018-09-17T04:55:00Z" w:initials="CP">
    <w:p w14:paraId="09BC46C3" w14:textId="0D554E6E" w:rsidR="00246890" w:rsidRDefault="00246890">
      <w:pPr>
        <w:pStyle w:val="CommentText"/>
      </w:pPr>
      <w:r>
        <w:rPr>
          <w:rStyle w:val="CommentReference"/>
        </w:rPr>
        <w:annotationRef/>
      </w:r>
      <w:r w:rsidRPr="00246890">
        <w:t>exec GetDemoIDsByQtrName_SP '2Q2018'</w:t>
      </w:r>
    </w:p>
  </w:comment>
  <w:comment w:id="446" w:author="C Pham" w:date="2018-09-17T05:07:00Z" w:initials="CP">
    <w:p w14:paraId="4E5C4F20" w14:textId="77777777" w:rsidR="00572949" w:rsidRDefault="00572949" w:rsidP="00572949">
      <w:pPr>
        <w:pStyle w:val="ListParagraph"/>
        <w:numPr>
          <w:ilvl w:val="0"/>
          <w:numId w:val="90"/>
        </w:numPr>
      </w:pPr>
      <w:r>
        <w:rPr>
          <w:rStyle w:val="CommentReference"/>
        </w:rPr>
        <w:annotationRef/>
      </w:r>
      <w:r w:rsidRPr="00B90C9A">
        <w:t>exec GetProposalNamesByParentSchedID_SP 'ADDF5FC4-E375-42AE-BBCB-0CC6A81673EF'</w:t>
      </w:r>
    </w:p>
    <w:p w14:paraId="0F75FC90" w14:textId="3C66C9E6" w:rsidR="00572949" w:rsidRDefault="00572949">
      <w:pPr>
        <w:pStyle w:val="CommentText"/>
      </w:pPr>
    </w:p>
  </w:comment>
  <w:comment w:id="447" w:author="C Pham" w:date="2018-09-17T05:07:00Z" w:initials="CP">
    <w:p w14:paraId="34A7DF5D" w14:textId="77777777" w:rsidR="00572949" w:rsidRDefault="00572949" w:rsidP="00572949">
      <w:pPr>
        <w:pStyle w:val="ListParagraph"/>
        <w:ind w:left="0"/>
      </w:pPr>
      <w:r>
        <w:rPr>
          <w:rStyle w:val="CommentReference"/>
        </w:rPr>
        <w:annotationRef/>
      </w:r>
      <w:r w:rsidRPr="00B90C9A">
        <w:t>exec GetAllProposalsByParentSchedID_SP 'ADDF5FC4-E375-42AE-BBCB-0CC6A81673EF'</w:t>
      </w:r>
    </w:p>
    <w:p w14:paraId="2DC9D3C8" w14:textId="32CE6FE8" w:rsidR="00572949" w:rsidRDefault="00572949">
      <w:pPr>
        <w:pStyle w:val="CommentText"/>
      </w:pPr>
    </w:p>
  </w:comment>
  <w:comment w:id="448" w:author="C Pham" w:date="2018-09-17T05:07:00Z" w:initials="CP">
    <w:p w14:paraId="27EC3F8E" w14:textId="77777777" w:rsidR="00572949" w:rsidRDefault="00572949" w:rsidP="00572949">
      <w:pPr>
        <w:pStyle w:val="ListParagraph"/>
        <w:ind w:left="0"/>
      </w:pPr>
      <w:r>
        <w:rPr>
          <w:rStyle w:val="CommentReference"/>
        </w:rPr>
        <w:annotationRef/>
      </w:r>
      <w:r w:rsidRPr="00B90C9A">
        <w:t>exec CopyBaseScheduleToProposal_SP 'ADDF5FC4-E375-42AE-BBCB-0CC6A81673EF','FA8B11FE-702F-4424-B340-7BBC9E39E9F6','ADDF5FC4-E375-42AE-BBCB-0CC6A81673EF','BAC6055C-6CC5-4EB2-BB04-A83825C70E22','002','AVIS_2Q2018_P_0_002','Carmela Pham','376068BF-EB88-4B8C-83F2-3C39CC1CB3E3'</w:t>
      </w:r>
    </w:p>
    <w:p w14:paraId="14A5B921" w14:textId="34BBE927" w:rsidR="00572949" w:rsidRDefault="00572949">
      <w:pPr>
        <w:pStyle w:val="CommentText"/>
      </w:pPr>
    </w:p>
  </w:comment>
  <w:comment w:id="449" w:author="C Pham" w:date="2018-09-17T05:08:00Z" w:initials="CP">
    <w:p w14:paraId="45E1D2D6" w14:textId="77777777" w:rsidR="00572949" w:rsidRPr="00246890" w:rsidRDefault="00572949" w:rsidP="00572949">
      <w:pPr>
        <w:pStyle w:val="ListParagraph"/>
        <w:numPr>
          <w:ilvl w:val="0"/>
          <w:numId w:val="91"/>
        </w:numPr>
      </w:pPr>
      <w:r>
        <w:rPr>
          <w:rStyle w:val="CommentReference"/>
        </w:rPr>
        <w:annotationRef/>
      </w:r>
      <w:r w:rsidRPr="00B90C9A">
        <w:t>exec CopyPropIDsAndSpotsToNewProposalByNetID_SP 'ADDF5FC4-E375-42AE-BBCB-0CC6A81673EF','FA8B11FE-702F-4424-B340-7BBC9E39E9F6','5E2E6B5D-0C88-45F2-9645-9BFB3A86BB76','Carmela Pham','376068BF-EB88-4B8C-83F2-3C39CC1CB3E3'</w:t>
      </w:r>
    </w:p>
    <w:p w14:paraId="4B07DFAB" w14:textId="081C6F2D" w:rsidR="00572949" w:rsidRDefault="00572949">
      <w:pPr>
        <w:pStyle w:val="CommentText"/>
      </w:pPr>
    </w:p>
  </w:comment>
  <w:comment w:id="450" w:author="C Pham" w:date="2018-09-17T05:09:00Z" w:initials="CP">
    <w:p w14:paraId="28DB5288" w14:textId="774A2522" w:rsidR="00572949" w:rsidRDefault="00572949">
      <w:pPr>
        <w:pStyle w:val="CommentText"/>
      </w:pPr>
      <w:r>
        <w:rPr>
          <w:rStyle w:val="CommentReference"/>
        </w:rPr>
        <w:annotationRef/>
      </w:r>
      <w:r w:rsidRPr="00572949">
        <w:t>exec Export_Proposal_SP</w:t>
      </w:r>
    </w:p>
  </w:comment>
  <w:comment w:id="451" w:author="C Pham" w:date="2018-09-12T02:29:00Z" w:initials="CP">
    <w:p w14:paraId="6113D7AA" w14:textId="77777777" w:rsidR="00B22259" w:rsidRDefault="00B22259" w:rsidP="00B22259">
      <w:pPr>
        <w:pStyle w:val="CommentText"/>
      </w:pPr>
      <w:r>
        <w:rPr>
          <w:rStyle w:val="CommentReference"/>
        </w:rPr>
        <w:annotationRef/>
      </w:r>
      <w:r w:rsidRPr="005F5685">
        <w:t>exec GetSchedHeaderBySchedID_SP '1E777837-8814-455D-BE5B-836DF6EFFC0C'</w:t>
      </w:r>
    </w:p>
  </w:comment>
  <w:comment w:id="452" w:author="C Pham" w:date="2018-09-12T02:37:00Z" w:initials="CP">
    <w:p w14:paraId="51457C02" w14:textId="77777777" w:rsidR="00B22259" w:rsidRDefault="00B22259" w:rsidP="00B22259">
      <w:pPr>
        <w:pStyle w:val="CommentText"/>
      </w:pPr>
      <w:r>
        <w:rPr>
          <w:rStyle w:val="CommentReference"/>
        </w:rPr>
        <w:annotationRef/>
      </w:r>
      <w:r w:rsidRPr="005F5685">
        <w:t>exec GetActual_CA_ExchangeWeekRatesByQtr_SP '2Q2017'</w:t>
      </w:r>
    </w:p>
    <w:p w14:paraId="71B33E1A" w14:textId="77777777" w:rsidR="00B22259" w:rsidRDefault="00B22259" w:rsidP="00B22259">
      <w:pPr>
        <w:pStyle w:val="CommentText"/>
      </w:pPr>
    </w:p>
    <w:p w14:paraId="0462626F" w14:textId="77777777" w:rsidR="00B22259" w:rsidRDefault="00B22259" w:rsidP="00B22259">
      <w:pPr>
        <w:pStyle w:val="CommentText"/>
      </w:pPr>
      <w:r w:rsidRPr="005F5685">
        <w:t>exec GetClient_CA_ExchangeWeekRatesByQtr_SP '474A3FBF-8252-4606-80FD-11539D047701','2Q2017'</w:t>
      </w:r>
    </w:p>
    <w:p w14:paraId="4D6700E2" w14:textId="77777777" w:rsidR="00B22259" w:rsidRDefault="00B22259" w:rsidP="00B22259">
      <w:pPr>
        <w:pStyle w:val="CommentText"/>
      </w:pPr>
    </w:p>
    <w:p w14:paraId="0399BFAA" w14:textId="77777777" w:rsidR="00B22259" w:rsidRDefault="00B22259" w:rsidP="00B22259">
      <w:pPr>
        <w:pStyle w:val="CommentText"/>
      </w:pPr>
      <w:r w:rsidRPr="005F5685">
        <w:t>exec GetSchedLine_and_Week_by_SchedID_SP '1E777837-8814-455D-BE5B-836DF6EFFC0C'</w:t>
      </w:r>
    </w:p>
    <w:p w14:paraId="3C5A7CE7" w14:textId="77777777" w:rsidR="00B22259" w:rsidRDefault="00B22259" w:rsidP="00B22259">
      <w:pPr>
        <w:pStyle w:val="CommentText"/>
      </w:pPr>
    </w:p>
    <w:p w14:paraId="767680D5" w14:textId="77777777" w:rsidR="00B22259" w:rsidRDefault="00B22259" w:rsidP="00B22259">
      <w:pPr>
        <w:pStyle w:val="CommentText"/>
      </w:pPr>
      <w:r w:rsidRPr="005F5685">
        <w:t>SELECT txtNote FROM SCHEDULE_DDB_502_CARMELA.[dbo].[SCHED_T] Where [SchedTypeID] = 'S' AND [SchedID] = '{1E777837-8814-455D-BE5B-836DF6EFFC0C}' AND [QtrName] = '2Q2017';</w:t>
      </w:r>
    </w:p>
  </w:comment>
  <w:comment w:id="453" w:author="C Pham" w:date="2018-09-12T02:30:00Z" w:initials="CP">
    <w:p w14:paraId="3B396031" w14:textId="77777777" w:rsidR="00B22259" w:rsidRDefault="00B22259" w:rsidP="00B22259">
      <w:pPr>
        <w:pStyle w:val="CommentText"/>
      </w:pPr>
      <w:r>
        <w:rPr>
          <w:rStyle w:val="CommentReference"/>
        </w:rPr>
        <w:annotationRef/>
      </w:r>
      <w:r w:rsidRPr="005F5685">
        <w:t>exec GetClientCommissionRatesByQtr_SP '474A3FBF-8252-4606-80FD-11539D047701','2Q2017'</w:t>
      </w:r>
    </w:p>
  </w:comment>
  <w:comment w:id="456" w:author="C Pham" w:date="2018-09-12T03:42:00Z" w:initials="CP">
    <w:p w14:paraId="5AB7F77B" w14:textId="77777777" w:rsidR="00B22259" w:rsidRDefault="00B22259" w:rsidP="00B22259">
      <w:pPr>
        <w:pStyle w:val="CommentText"/>
      </w:pPr>
      <w:r>
        <w:rPr>
          <w:rStyle w:val="CommentReference"/>
        </w:rPr>
        <w:annotationRef/>
      </w:r>
      <w:r w:rsidRPr="00500A93">
        <w:t>exec DeletePropertyFromScheduleBySchedLineID_SP 'A92089BD-F65F-402F-997B-9F445AAAB75E'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0494D4" w15:done="0"/>
  <w15:commentEx w15:paraId="64E7AE25" w15:done="0"/>
  <w15:commentEx w15:paraId="6EDE01C9" w15:done="0"/>
  <w15:commentEx w15:paraId="19C9BAC1" w15:done="0"/>
  <w15:commentEx w15:paraId="39B19806" w15:done="0"/>
  <w15:commentEx w15:paraId="6D220308" w15:done="0"/>
  <w15:commentEx w15:paraId="154B4C6B" w15:done="0"/>
  <w15:commentEx w15:paraId="2C2523E4" w15:done="0"/>
  <w15:commentEx w15:paraId="64AD06F7" w15:done="0"/>
  <w15:commentEx w15:paraId="2A28A1FD" w15:done="0"/>
  <w15:commentEx w15:paraId="1A95EBCF" w15:done="0"/>
  <w15:commentEx w15:paraId="7A8AFECC" w15:done="0"/>
  <w15:commentEx w15:paraId="2B96E006" w15:paraIdParent="7A8AFECC" w15:done="0"/>
  <w15:commentEx w15:paraId="14D46AD5" w15:done="0"/>
  <w15:commentEx w15:paraId="69301B90" w15:done="0"/>
  <w15:commentEx w15:paraId="5F59065A" w15:done="0"/>
  <w15:commentEx w15:paraId="610E0FD7" w15:done="0"/>
  <w15:commentEx w15:paraId="5C4DF347" w15:done="0"/>
  <w15:commentEx w15:paraId="2963F72F" w15:done="0"/>
  <w15:commentEx w15:paraId="464FF690" w15:done="0"/>
  <w15:commentEx w15:paraId="1CECFF18" w15:done="0"/>
  <w15:commentEx w15:paraId="455C1FE0" w15:done="0"/>
  <w15:commentEx w15:paraId="70EDD662" w15:done="0"/>
  <w15:commentEx w15:paraId="0E5E76F6" w15:done="0"/>
  <w15:commentEx w15:paraId="5EE8E0DB" w15:done="0"/>
  <w15:commentEx w15:paraId="72CD624F" w15:paraIdParent="5EE8E0DB" w15:done="0"/>
  <w15:commentEx w15:paraId="4A04714C" w15:done="0"/>
  <w15:commentEx w15:paraId="046F578C" w15:done="0"/>
  <w15:commentEx w15:paraId="3E7E3A93" w15:done="0"/>
  <w15:commentEx w15:paraId="2C1B22F0" w15:done="0"/>
  <w15:commentEx w15:paraId="40EA0C38" w15:done="0"/>
  <w15:commentEx w15:paraId="4C743337" w15:done="0"/>
  <w15:commentEx w15:paraId="20DDA99D" w15:done="0"/>
  <w15:commentEx w15:paraId="6260DA03" w15:done="0"/>
  <w15:commentEx w15:paraId="6E29F565" w15:done="0"/>
  <w15:commentEx w15:paraId="3AB45078" w15:done="0"/>
  <w15:commentEx w15:paraId="3974EC2C" w15:done="0"/>
  <w15:commentEx w15:paraId="2438BDBC" w15:done="0"/>
  <w15:commentEx w15:paraId="49758DA8" w15:done="0"/>
  <w15:commentEx w15:paraId="54E4E4E6" w15:done="0"/>
  <w15:commentEx w15:paraId="7ED14056" w15:done="0"/>
  <w15:commentEx w15:paraId="7B911C14" w15:done="0"/>
  <w15:commentEx w15:paraId="69887118" w15:done="0"/>
  <w15:commentEx w15:paraId="619AF974" w15:done="0"/>
  <w15:commentEx w15:paraId="718EB0ED" w15:done="0"/>
  <w15:commentEx w15:paraId="393DB519" w15:done="0"/>
  <w15:commentEx w15:paraId="4592DDD3" w15:done="0"/>
  <w15:commentEx w15:paraId="48A29635" w15:done="0"/>
  <w15:commentEx w15:paraId="41359DC4" w15:done="0"/>
  <w15:commentEx w15:paraId="0038E48F" w15:done="0"/>
  <w15:commentEx w15:paraId="340C77EE" w15:done="0"/>
  <w15:commentEx w15:paraId="64723DE5" w15:done="0"/>
  <w15:commentEx w15:paraId="0E4C1624" w15:done="0"/>
  <w15:commentEx w15:paraId="003E3073" w15:done="0"/>
  <w15:commentEx w15:paraId="6A6AB1BB" w15:done="0"/>
  <w15:commentEx w15:paraId="2C5BC6C0" w15:done="0"/>
  <w15:commentEx w15:paraId="6DD519FF" w15:done="0"/>
  <w15:commentEx w15:paraId="413D8B5A" w15:done="0"/>
  <w15:commentEx w15:paraId="09006887" w15:done="0"/>
  <w15:commentEx w15:paraId="2903145E" w15:done="0"/>
  <w15:commentEx w15:paraId="3670F2F5" w15:done="0"/>
  <w15:commentEx w15:paraId="61B5F941" w15:done="0"/>
  <w15:commentEx w15:paraId="7A51BACF" w15:done="0"/>
  <w15:commentEx w15:paraId="50DB15E1" w15:done="0"/>
  <w15:commentEx w15:paraId="70EB3DBE" w15:done="0"/>
  <w15:commentEx w15:paraId="3016E932" w15:done="0"/>
  <w15:commentEx w15:paraId="39E0D28C" w15:done="0"/>
  <w15:commentEx w15:paraId="648D7726" w15:done="0"/>
  <w15:commentEx w15:paraId="6368D36B" w15:done="0"/>
  <w15:commentEx w15:paraId="680A277B" w15:done="0"/>
  <w15:commentEx w15:paraId="5A1C74D2" w15:done="0"/>
  <w15:commentEx w15:paraId="54D0A3D9" w15:done="0"/>
  <w15:commentEx w15:paraId="30904E26" w15:done="0"/>
  <w15:commentEx w15:paraId="2B12D4AF" w15:done="0"/>
  <w15:commentEx w15:paraId="44F47E85" w15:done="0"/>
  <w15:commentEx w15:paraId="7A7C28B8" w15:done="0"/>
  <w15:commentEx w15:paraId="08331A4D" w15:done="0"/>
  <w15:commentEx w15:paraId="39713032" w15:done="0"/>
  <w15:commentEx w15:paraId="32A3833A" w15:done="0"/>
  <w15:commentEx w15:paraId="1765F2FB" w15:done="0"/>
  <w15:commentEx w15:paraId="6CB16897" w15:done="0"/>
  <w15:commentEx w15:paraId="422DB19D" w15:done="0"/>
  <w15:commentEx w15:paraId="706DCCD1" w15:done="0"/>
  <w15:commentEx w15:paraId="6EF7123F" w15:done="0"/>
  <w15:commentEx w15:paraId="63763FE4" w15:done="0"/>
  <w15:commentEx w15:paraId="1E841CD9" w15:done="0"/>
  <w15:commentEx w15:paraId="4D536163" w15:done="0"/>
  <w15:commentEx w15:paraId="2C34C99E" w15:done="0"/>
  <w15:commentEx w15:paraId="00278B91" w15:done="0"/>
  <w15:commentEx w15:paraId="0821F300" w15:done="0"/>
  <w15:commentEx w15:paraId="1973F8C2" w15:done="0"/>
  <w15:commentEx w15:paraId="12CBE16B" w15:done="0"/>
  <w15:commentEx w15:paraId="1DF82A45" w15:done="0"/>
  <w15:commentEx w15:paraId="09F9C26C" w15:done="0"/>
  <w15:commentEx w15:paraId="376BD41D" w15:done="0"/>
  <w15:commentEx w15:paraId="23F4416D" w15:done="0"/>
  <w15:commentEx w15:paraId="4BED45FE" w15:done="0"/>
  <w15:commentEx w15:paraId="05DA5E05" w15:done="0"/>
  <w15:commentEx w15:paraId="3613B43C" w15:done="0"/>
  <w15:commentEx w15:paraId="69A23486" w15:done="0"/>
  <w15:commentEx w15:paraId="09BC46C3" w15:done="0"/>
  <w15:commentEx w15:paraId="0F75FC90" w15:done="0"/>
  <w15:commentEx w15:paraId="2DC9D3C8" w15:done="0"/>
  <w15:commentEx w15:paraId="14A5B921" w15:done="0"/>
  <w15:commentEx w15:paraId="4B07DFAB" w15:done="0"/>
  <w15:commentEx w15:paraId="28DB5288" w15:done="0"/>
  <w15:commentEx w15:paraId="6113D7AA" w15:done="0"/>
  <w15:commentEx w15:paraId="767680D5" w15:done="0"/>
  <w15:commentEx w15:paraId="3B396031" w15:done="0"/>
  <w15:commentEx w15:paraId="5AB7F77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5730BC" w14:textId="77777777" w:rsidR="00FA4CEA" w:rsidRDefault="00FA4CEA">
      <w:pPr>
        <w:spacing w:after="0" w:line="240" w:lineRule="auto"/>
      </w:pPr>
      <w:r>
        <w:separator/>
      </w:r>
    </w:p>
  </w:endnote>
  <w:endnote w:type="continuationSeparator" w:id="0">
    <w:p w14:paraId="0C58983C" w14:textId="77777777" w:rsidR="00FA4CEA" w:rsidRDefault="00FA4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mp;quot">
    <w:altName w:val="Times New Roman"/>
    <w:panose1 w:val="00000000000000000000"/>
    <w:charset w:val="0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14:paraId="1A94D72B" w14:textId="77777777" w:rsidR="002C0FF5" w:rsidRDefault="002C0FF5">
        <w:pPr>
          <w:pStyle w:val="Footer"/>
        </w:pPr>
        <w:r>
          <w:fldChar w:fldCharType="begin"/>
        </w:r>
        <w:r>
          <w:instrText xml:space="preserve"> PAGE   \* MERGEFORMAT </w:instrText>
        </w:r>
        <w:r>
          <w:fldChar w:fldCharType="separate"/>
        </w:r>
        <w:r w:rsidR="00C7648D">
          <w:rPr>
            <w:noProof/>
          </w:rPr>
          <w:t>41</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F04A7" w14:textId="4AE30620" w:rsidR="002C0FF5" w:rsidRDefault="002C0FF5">
    <w:pPr>
      <w:pStyle w:val="Footer"/>
    </w:pPr>
    <w:r>
      <w:t>ASP.NET CORE/MVC/.NET FRAMEWORK</w:t>
    </w:r>
    <w:r>
      <w:ptab w:relativeTo="margin" w:alignment="center" w:leader="none"/>
    </w:r>
    <w:sdt>
      <w:sdtPr>
        <w:id w:val="969400748"/>
        <w:temporary/>
        <w:showingPlcHdr/>
      </w:sdtPr>
      <w:sdtContent>
        <w:r>
          <w:t>[Type here]</w:t>
        </w:r>
      </w:sdtContent>
    </w:sdt>
    <w:r>
      <w:ptab w:relativeTo="margin" w:alignment="right" w:leader="none"/>
    </w:r>
    <w:r>
      <w:fldChar w:fldCharType="begin"/>
    </w:r>
    <w:r>
      <w:instrText xml:space="preserve"> DATE \@ "dddd, MMMM d, yyyy" </w:instrText>
    </w:r>
    <w:r>
      <w:fldChar w:fldCharType="separate"/>
    </w:r>
    <w:r w:rsidR="00DC0412">
      <w:rPr>
        <w:noProof/>
      </w:rPr>
      <w:t>Tuesday, September 18, 2018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699C82" w14:textId="77777777" w:rsidR="00FA4CEA" w:rsidRDefault="00FA4CEA">
      <w:pPr>
        <w:spacing w:after="0" w:line="240" w:lineRule="auto"/>
      </w:pPr>
      <w:r>
        <w:separator/>
      </w:r>
    </w:p>
  </w:footnote>
  <w:footnote w:type="continuationSeparator" w:id="0">
    <w:p w14:paraId="1D6062DA" w14:textId="77777777" w:rsidR="00FA4CEA" w:rsidRDefault="00FA4CEA">
      <w:pPr>
        <w:spacing w:after="0" w:line="240" w:lineRule="auto"/>
      </w:pPr>
      <w:r>
        <w:continuationSeparator/>
      </w:r>
    </w:p>
  </w:footnote>
  <w:footnote w:id="1">
    <w:p w14:paraId="5295B917" w14:textId="2F351935" w:rsidR="002C0FF5" w:rsidRDefault="002C0FF5">
      <w:pPr>
        <w:pStyle w:val="FootnoteText"/>
      </w:pPr>
      <w:r>
        <w:rPr>
          <w:rStyle w:val="FootnoteReference"/>
        </w:rPr>
        <w:footnoteRef/>
      </w:r>
      <w:r>
        <w:t xml:space="preserve"> </w:t>
      </w:r>
      <w:r w:rsidRPr="00A00DC2">
        <w:rPr>
          <w:color w:val="FF0000"/>
        </w:rPr>
        <w:t>Buy types can only be changed for Unapproved lines?</w:t>
      </w:r>
    </w:p>
  </w:footnote>
  <w:footnote w:id="2">
    <w:p w14:paraId="424F8052" w14:textId="5D1F0CC2" w:rsidR="002C0FF5" w:rsidRDefault="002C0FF5">
      <w:pPr>
        <w:pStyle w:val="FootnoteText"/>
      </w:pPr>
      <w:r>
        <w:rPr>
          <w:rStyle w:val="FootnoteReference"/>
        </w:rPr>
        <w:footnoteRef/>
      </w:r>
      <w:r>
        <w:t xml:space="preserve"> This check does not seem necessary to me but in case there are scenarios I haven’t considered, I kept this check here which is from the original code.</w:t>
      </w:r>
    </w:p>
  </w:footnote>
  <w:footnote w:id="3">
    <w:p w14:paraId="637DBAD0" w14:textId="403EC1D0" w:rsidR="002C0FF5" w:rsidRDefault="002C0FF5">
      <w:pPr>
        <w:pStyle w:val="FootnoteText"/>
      </w:pPr>
      <w:r>
        <w:rPr>
          <w:rStyle w:val="FootnoteReference"/>
        </w:rPr>
        <w:footnoteRef/>
      </w:r>
      <w:r>
        <w:t xml:space="preserve"> This code will be used for data tables for Upfronts, Remnants, Schedules and Proposals</w:t>
      </w:r>
    </w:p>
  </w:footnote>
  <w:footnote w:id="4">
    <w:p w14:paraId="79D832BE" w14:textId="485AF4B1" w:rsidR="002C0FF5" w:rsidRDefault="002C0FF5">
      <w:pPr>
        <w:pStyle w:val="FootnoteText"/>
      </w:pPr>
      <w:r>
        <w:rPr>
          <w:rStyle w:val="FootnoteReference"/>
        </w:rPr>
        <w:footnoteRef/>
      </w:r>
      <w:r>
        <w:t xml:space="preserve"> User cannot access any part of the upfront screen while in Program Change.  Upfront screen will be in the background and dimmed.</w:t>
      </w:r>
    </w:p>
  </w:footnote>
  <w:footnote w:id="5">
    <w:p w14:paraId="0C1D6CA7" w14:textId="77777777" w:rsidR="002C0FF5" w:rsidRDefault="002C0FF5" w:rsidP="00246DD6">
      <w:pPr>
        <w:pStyle w:val="FootnoteText"/>
      </w:pPr>
      <w:r>
        <w:rPr>
          <w:rStyle w:val="FootnoteReference"/>
        </w:rPr>
        <w:footnoteRef/>
      </w:r>
      <w:r>
        <w:t xml:space="preserve"> Shared code with Upfront.</w:t>
      </w:r>
    </w:p>
  </w:footnote>
  <w:footnote w:id="6">
    <w:p w14:paraId="5FDDF744" w14:textId="77777777" w:rsidR="002C0FF5" w:rsidRDefault="002C0FF5" w:rsidP="00246DD6">
      <w:pPr>
        <w:pStyle w:val="FootnoteText"/>
      </w:pPr>
      <w:r>
        <w:rPr>
          <w:rStyle w:val="FootnoteReference"/>
        </w:rPr>
        <w:footnoteRef/>
      </w:r>
      <w:r>
        <w:t xml:space="preserve"> Shared code with Upfront but added additional time for testing different scenarios and testing on a different web page.</w:t>
      </w:r>
    </w:p>
  </w:footnote>
  <w:footnote w:id="7">
    <w:p w14:paraId="6163D92C" w14:textId="77777777" w:rsidR="002C0FF5" w:rsidRDefault="002C0FF5" w:rsidP="00246DD6">
      <w:pPr>
        <w:pStyle w:val="FootnoteText"/>
      </w:pPr>
      <w:r>
        <w:rPr>
          <w:rStyle w:val="FootnoteReference"/>
        </w:rPr>
        <w:footnoteRef/>
      </w:r>
      <w:r>
        <w:t xml:space="preserve"> Shared code with Upfront.  Not anticipating additional testing time due to code being used exactly the same on both web pages.</w:t>
      </w:r>
    </w:p>
  </w:footnote>
  <w:footnote w:id="8">
    <w:p w14:paraId="651FC470" w14:textId="77777777" w:rsidR="002C0FF5" w:rsidRDefault="002C0FF5" w:rsidP="00246DD6">
      <w:pPr>
        <w:pStyle w:val="FootnoteText"/>
      </w:pPr>
      <w:r>
        <w:rPr>
          <w:rStyle w:val="FootnoteReference"/>
        </w:rPr>
        <w:footnoteRef/>
      </w:r>
      <w:r>
        <w:t xml:space="preserve"> Shared code with Upfront.  Not anticipating additional testing time due to code being used exactly same on both web pages.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F24A5"/>
    <w:multiLevelType w:val="hybridMultilevel"/>
    <w:tmpl w:val="EDD4A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67ED5"/>
    <w:multiLevelType w:val="hybridMultilevel"/>
    <w:tmpl w:val="EE7A8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67D70"/>
    <w:multiLevelType w:val="hybridMultilevel"/>
    <w:tmpl w:val="A2565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473AA2"/>
    <w:multiLevelType w:val="hybridMultilevel"/>
    <w:tmpl w:val="2C148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E0EB8"/>
    <w:multiLevelType w:val="hybridMultilevel"/>
    <w:tmpl w:val="C94C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D962CE"/>
    <w:multiLevelType w:val="hybridMultilevel"/>
    <w:tmpl w:val="8C541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C65ECA"/>
    <w:multiLevelType w:val="hybridMultilevel"/>
    <w:tmpl w:val="5BCC3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140628"/>
    <w:multiLevelType w:val="hybridMultilevel"/>
    <w:tmpl w:val="A5AA0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9865CD"/>
    <w:multiLevelType w:val="hybridMultilevel"/>
    <w:tmpl w:val="90F46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147DB0"/>
    <w:multiLevelType w:val="hybridMultilevel"/>
    <w:tmpl w:val="47029F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0C3169E9"/>
    <w:multiLevelType w:val="hybridMultilevel"/>
    <w:tmpl w:val="961A0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7B25EF"/>
    <w:multiLevelType w:val="hybridMultilevel"/>
    <w:tmpl w:val="1C30C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8F1B12"/>
    <w:multiLevelType w:val="hybridMultilevel"/>
    <w:tmpl w:val="68843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B56FDD"/>
    <w:multiLevelType w:val="hybridMultilevel"/>
    <w:tmpl w:val="98AC6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CA1431"/>
    <w:multiLevelType w:val="hybridMultilevel"/>
    <w:tmpl w:val="BC4A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21402A"/>
    <w:multiLevelType w:val="hybridMultilevel"/>
    <w:tmpl w:val="849E2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036C69"/>
    <w:multiLevelType w:val="hybridMultilevel"/>
    <w:tmpl w:val="8F566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293AD6"/>
    <w:multiLevelType w:val="hybridMultilevel"/>
    <w:tmpl w:val="B666F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CF2EF3"/>
    <w:multiLevelType w:val="hybridMultilevel"/>
    <w:tmpl w:val="D6B6C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022733"/>
    <w:multiLevelType w:val="hybridMultilevel"/>
    <w:tmpl w:val="87987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1A2C6C"/>
    <w:multiLevelType w:val="hybridMultilevel"/>
    <w:tmpl w:val="EF402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6F6920"/>
    <w:multiLevelType w:val="hybridMultilevel"/>
    <w:tmpl w:val="8B20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AB535B"/>
    <w:multiLevelType w:val="hybridMultilevel"/>
    <w:tmpl w:val="33605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4273FF"/>
    <w:multiLevelType w:val="hybridMultilevel"/>
    <w:tmpl w:val="7E20F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D032BF"/>
    <w:multiLevelType w:val="hybridMultilevel"/>
    <w:tmpl w:val="FF6EC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99701B"/>
    <w:multiLevelType w:val="hybridMultilevel"/>
    <w:tmpl w:val="15664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24D53B2D"/>
    <w:multiLevelType w:val="hybridMultilevel"/>
    <w:tmpl w:val="BD248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57B28D4"/>
    <w:multiLevelType w:val="hybridMultilevel"/>
    <w:tmpl w:val="88964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2B360199"/>
    <w:multiLevelType w:val="hybridMultilevel"/>
    <w:tmpl w:val="FE8E3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BEA6B47"/>
    <w:multiLevelType w:val="hybridMultilevel"/>
    <w:tmpl w:val="7CC2B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F036F2"/>
    <w:multiLevelType w:val="hybridMultilevel"/>
    <w:tmpl w:val="5840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FF4E05"/>
    <w:multiLevelType w:val="hybridMultilevel"/>
    <w:tmpl w:val="BC769FC2"/>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start w:val="1"/>
      <w:numFmt w:val="bullet"/>
      <w:lvlText w:val=""/>
      <w:lvlJc w:val="left"/>
      <w:pPr>
        <w:ind w:left="2208" w:hanging="360"/>
      </w:pPr>
      <w:rPr>
        <w:rFonts w:ascii="Wingdings" w:hAnsi="Wingdings" w:hint="default"/>
      </w:rPr>
    </w:lvl>
    <w:lvl w:ilvl="3" w:tplc="0409000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2" w15:restartNumberingAfterBreak="0">
    <w:nsid w:val="2E93711C"/>
    <w:multiLevelType w:val="hybridMultilevel"/>
    <w:tmpl w:val="1BDC3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12B6C99"/>
    <w:multiLevelType w:val="hybridMultilevel"/>
    <w:tmpl w:val="EDA804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2D3BE1"/>
    <w:multiLevelType w:val="hybridMultilevel"/>
    <w:tmpl w:val="4118B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19C7C60"/>
    <w:multiLevelType w:val="hybridMultilevel"/>
    <w:tmpl w:val="A1605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1AE25F7"/>
    <w:multiLevelType w:val="hybridMultilevel"/>
    <w:tmpl w:val="7F487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2E6698B"/>
    <w:multiLevelType w:val="hybridMultilevel"/>
    <w:tmpl w:val="73F64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A169F3"/>
    <w:multiLevelType w:val="hybridMultilevel"/>
    <w:tmpl w:val="DD28C1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7A752FA"/>
    <w:multiLevelType w:val="hybridMultilevel"/>
    <w:tmpl w:val="2C2C0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7A509F"/>
    <w:multiLevelType w:val="hybridMultilevel"/>
    <w:tmpl w:val="7748A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A477C67"/>
    <w:multiLevelType w:val="hybridMultilevel"/>
    <w:tmpl w:val="BC64B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9A77F4"/>
    <w:multiLevelType w:val="hybridMultilevel"/>
    <w:tmpl w:val="1F9ABD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D9373C8"/>
    <w:multiLevelType w:val="hybridMultilevel"/>
    <w:tmpl w:val="0EC64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E13192C"/>
    <w:multiLevelType w:val="hybridMultilevel"/>
    <w:tmpl w:val="B658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ECB34F7"/>
    <w:multiLevelType w:val="hybridMultilevel"/>
    <w:tmpl w:val="27B2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F5E395E"/>
    <w:multiLevelType w:val="hybridMultilevel"/>
    <w:tmpl w:val="D144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F8E6234"/>
    <w:multiLevelType w:val="hybridMultilevel"/>
    <w:tmpl w:val="81D2C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0890876"/>
    <w:multiLevelType w:val="hybridMultilevel"/>
    <w:tmpl w:val="A1C8F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1BA43F1"/>
    <w:multiLevelType w:val="hybridMultilevel"/>
    <w:tmpl w:val="530EA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4287076"/>
    <w:multiLevelType w:val="hybridMultilevel"/>
    <w:tmpl w:val="4E1C0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5BB4EAD"/>
    <w:multiLevelType w:val="hybridMultilevel"/>
    <w:tmpl w:val="95E29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5BE56BE"/>
    <w:multiLevelType w:val="hybridMultilevel"/>
    <w:tmpl w:val="FA728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5573D8"/>
    <w:multiLevelType w:val="hybridMultilevel"/>
    <w:tmpl w:val="54D4C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9C24AD7"/>
    <w:multiLevelType w:val="hybridMultilevel"/>
    <w:tmpl w:val="D5A6D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C7F6577"/>
    <w:multiLevelType w:val="hybridMultilevel"/>
    <w:tmpl w:val="823EE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E5A1644"/>
    <w:multiLevelType w:val="hybridMultilevel"/>
    <w:tmpl w:val="A1D6F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F024292"/>
    <w:multiLevelType w:val="hybridMultilevel"/>
    <w:tmpl w:val="14F4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FB94332"/>
    <w:multiLevelType w:val="hybridMultilevel"/>
    <w:tmpl w:val="183AE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22E00E1"/>
    <w:multiLevelType w:val="hybridMultilevel"/>
    <w:tmpl w:val="AC98C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24B415C"/>
    <w:multiLevelType w:val="hybridMultilevel"/>
    <w:tmpl w:val="3DF8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42B4AE1"/>
    <w:multiLevelType w:val="hybridMultilevel"/>
    <w:tmpl w:val="AC04B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4E940B5"/>
    <w:multiLevelType w:val="hybridMultilevel"/>
    <w:tmpl w:val="376CB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F036CD"/>
    <w:multiLevelType w:val="hybridMultilevel"/>
    <w:tmpl w:val="BC58FF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7E531FA"/>
    <w:multiLevelType w:val="hybridMultilevel"/>
    <w:tmpl w:val="E222C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87D6955"/>
    <w:multiLevelType w:val="hybridMultilevel"/>
    <w:tmpl w:val="6B982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8B43E63"/>
    <w:multiLevelType w:val="hybridMultilevel"/>
    <w:tmpl w:val="4BE89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91E1BE8"/>
    <w:multiLevelType w:val="hybridMultilevel"/>
    <w:tmpl w:val="B8726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A790B43"/>
    <w:multiLevelType w:val="hybridMultilevel"/>
    <w:tmpl w:val="5E06A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9776DF"/>
    <w:multiLevelType w:val="hybridMultilevel"/>
    <w:tmpl w:val="4FEE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BE66144"/>
    <w:multiLevelType w:val="hybridMultilevel"/>
    <w:tmpl w:val="87987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BFC26F7"/>
    <w:multiLevelType w:val="hybridMultilevel"/>
    <w:tmpl w:val="039E3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C393FE0"/>
    <w:multiLevelType w:val="hybridMultilevel"/>
    <w:tmpl w:val="64208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C3B0B68"/>
    <w:multiLevelType w:val="hybridMultilevel"/>
    <w:tmpl w:val="9404F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D15377"/>
    <w:multiLevelType w:val="hybridMultilevel"/>
    <w:tmpl w:val="96BAC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FB73F25"/>
    <w:multiLevelType w:val="hybridMultilevel"/>
    <w:tmpl w:val="1D802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2EC3A5E"/>
    <w:multiLevelType w:val="hybridMultilevel"/>
    <w:tmpl w:val="ED4AF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411244E"/>
    <w:multiLevelType w:val="hybridMultilevel"/>
    <w:tmpl w:val="0A304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AD70547"/>
    <w:multiLevelType w:val="hybridMultilevel"/>
    <w:tmpl w:val="69347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B6D0D5E"/>
    <w:multiLevelType w:val="hybridMultilevel"/>
    <w:tmpl w:val="1EA4DD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BB007F4"/>
    <w:multiLevelType w:val="hybridMultilevel"/>
    <w:tmpl w:val="9544E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D67455A"/>
    <w:multiLevelType w:val="hybridMultilevel"/>
    <w:tmpl w:val="4FE67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E353DC8"/>
    <w:multiLevelType w:val="hybridMultilevel"/>
    <w:tmpl w:val="CB42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E3835C9"/>
    <w:multiLevelType w:val="hybridMultilevel"/>
    <w:tmpl w:val="3B127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E840D18"/>
    <w:multiLevelType w:val="hybridMultilevel"/>
    <w:tmpl w:val="23AAA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EE46FBD"/>
    <w:multiLevelType w:val="hybridMultilevel"/>
    <w:tmpl w:val="F6CED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01E0998"/>
    <w:multiLevelType w:val="hybridMultilevel"/>
    <w:tmpl w:val="71C04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05B21A9"/>
    <w:multiLevelType w:val="hybridMultilevel"/>
    <w:tmpl w:val="122C7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51C027E"/>
    <w:multiLevelType w:val="hybridMultilevel"/>
    <w:tmpl w:val="003EA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7CE6D8B"/>
    <w:multiLevelType w:val="hybridMultilevel"/>
    <w:tmpl w:val="55F29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7F004BB"/>
    <w:multiLevelType w:val="hybridMultilevel"/>
    <w:tmpl w:val="E626E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88B51AB"/>
    <w:multiLevelType w:val="hybridMultilevel"/>
    <w:tmpl w:val="8550D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FB75D5"/>
    <w:multiLevelType w:val="hybridMultilevel"/>
    <w:tmpl w:val="2C148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5"/>
  </w:num>
  <w:num w:numId="3">
    <w:abstractNumId w:val="41"/>
  </w:num>
  <w:num w:numId="4">
    <w:abstractNumId w:val="60"/>
  </w:num>
  <w:num w:numId="5">
    <w:abstractNumId w:val="84"/>
  </w:num>
  <w:num w:numId="6">
    <w:abstractNumId w:val="77"/>
  </w:num>
  <w:num w:numId="7">
    <w:abstractNumId w:val="85"/>
  </w:num>
  <w:num w:numId="8">
    <w:abstractNumId w:val="79"/>
  </w:num>
  <w:num w:numId="9">
    <w:abstractNumId w:val="43"/>
  </w:num>
  <w:num w:numId="10">
    <w:abstractNumId w:val="59"/>
  </w:num>
  <w:num w:numId="11">
    <w:abstractNumId w:val="17"/>
  </w:num>
  <w:num w:numId="12">
    <w:abstractNumId w:val="53"/>
  </w:num>
  <w:num w:numId="13">
    <w:abstractNumId w:val="40"/>
  </w:num>
  <w:num w:numId="14">
    <w:abstractNumId w:val="49"/>
  </w:num>
  <w:num w:numId="15">
    <w:abstractNumId w:val="78"/>
  </w:num>
  <w:num w:numId="16">
    <w:abstractNumId w:val="13"/>
  </w:num>
  <w:num w:numId="17">
    <w:abstractNumId w:val="11"/>
  </w:num>
  <w:num w:numId="18">
    <w:abstractNumId w:val="12"/>
  </w:num>
  <w:num w:numId="19">
    <w:abstractNumId w:val="71"/>
  </w:num>
  <w:num w:numId="20">
    <w:abstractNumId w:val="51"/>
  </w:num>
  <w:num w:numId="21">
    <w:abstractNumId w:val="66"/>
  </w:num>
  <w:num w:numId="22">
    <w:abstractNumId w:val="63"/>
  </w:num>
  <w:num w:numId="23">
    <w:abstractNumId w:val="45"/>
  </w:num>
  <w:num w:numId="24">
    <w:abstractNumId w:val="68"/>
  </w:num>
  <w:num w:numId="25">
    <w:abstractNumId w:val="10"/>
  </w:num>
  <w:num w:numId="26">
    <w:abstractNumId w:val="83"/>
  </w:num>
  <w:num w:numId="27">
    <w:abstractNumId w:val="21"/>
  </w:num>
  <w:num w:numId="28">
    <w:abstractNumId w:val="5"/>
  </w:num>
  <w:num w:numId="29">
    <w:abstractNumId w:val="74"/>
  </w:num>
  <w:num w:numId="30">
    <w:abstractNumId w:val="64"/>
  </w:num>
  <w:num w:numId="31">
    <w:abstractNumId w:val="57"/>
  </w:num>
  <w:num w:numId="32">
    <w:abstractNumId w:val="0"/>
  </w:num>
  <w:num w:numId="33">
    <w:abstractNumId w:val="7"/>
  </w:num>
  <w:num w:numId="34">
    <w:abstractNumId w:val="61"/>
  </w:num>
  <w:num w:numId="35">
    <w:abstractNumId w:val="69"/>
  </w:num>
  <w:num w:numId="36">
    <w:abstractNumId w:val="76"/>
  </w:num>
  <w:num w:numId="37">
    <w:abstractNumId w:val="16"/>
  </w:num>
  <w:num w:numId="38">
    <w:abstractNumId w:val="86"/>
  </w:num>
  <w:num w:numId="39">
    <w:abstractNumId w:val="20"/>
  </w:num>
  <w:num w:numId="40">
    <w:abstractNumId w:val="22"/>
  </w:num>
  <w:num w:numId="41">
    <w:abstractNumId w:val="30"/>
  </w:num>
  <w:num w:numId="42">
    <w:abstractNumId w:val="47"/>
  </w:num>
  <w:num w:numId="43">
    <w:abstractNumId w:val="24"/>
  </w:num>
  <w:num w:numId="44">
    <w:abstractNumId w:val="50"/>
  </w:num>
  <w:num w:numId="45">
    <w:abstractNumId w:val="4"/>
  </w:num>
  <w:num w:numId="46">
    <w:abstractNumId w:val="46"/>
  </w:num>
  <w:num w:numId="47">
    <w:abstractNumId w:val="26"/>
  </w:num>
  <w:num w:numId="48">
    <w:abstractNumId w:val="82"/>
  </w:num>
  <w:num w:numId="49">
    <w:abstractNumId w:val="1"/>
  </w:num>
  <w:num w:numId="50">
    <w:abstractNumId w:val="3"/>
  </w:num>
  <w:num w:numId="51">
    <w:abstractNumId w:val="92"/>
  </w:num>
  <w:num w:numId="52">
    <w:abstractNumId w:val="36"/>
  </w:num>
  <w:num w:numId="53">
    <w:abstractNumId w:val="38"/>
  </w:num>
  <w:num w:numId="54">
    <w:abstractNumId w:val="14"/>
  </w:num>
  <w:num w:numId="55">
    <w:abstractNumId w:val="65"/>
  </w:num>
  <w:num w:numId="56">
    <w:abstractNumId w:val="72"/>
  </w:num>
  <w:num w:numId="57">
    <w:abstractNumId w:val="88"/>
  </w:num>
  <w:num w:numId="58">
    <w:abstractNumId w:val="55"/>
  </w:num>
  <w:num w:numId="59">
    <w:abstractNumId w:val="42"/>
  </w:num>
  <w:num w:numId="60">
    <w:abstractNumId w:val="81"/>
  </w:num>
  <w:num w:numId="61">
    <w:abstractNumId w:val="62"/>
  </w:num>
  <w:num w:numId="62">
    <w:abstractNumId w:val="73"/>
  </w:num>
  <w:num w:numId="63">
    <w:abstractNumId w:val="52"/>
  </w:num>
  <w:num w:numId="64">
    <w:abstractNumId w:val="28"/>
  </w:num>
  <w:num w:numId="65">
    <w:abstractNumId w:val="35"/>
  </w:num>
  <w:num w:numId="66">
    <w:abstractNumId w:val="48"/>
  </w:num>
  <w:num w:numId="67">
    <w:abstractNumId w:val="89"/>
  </w:num>
  <w:num w:numId="68">
    <w:abstractNumId w:val="31"/>
  </w:num>
  <w:num w:numId="69">
    <w:abstractNumId w:val="75"/>
  </w:num>
  <w:num w:numId="70">
    <w:abstractNumId w:val="37"/>
  </w:num>
  <w:num w:numId="71">
    <w:abstractNumId w:val="33"/>
  </w:num>
  <w:num w:numId="72">
    <w:abstractNumId w:val="56"/>
  </w:num>
  <w:num w:numId="73">
    <w:abstractNumId w:val="80"/>
  </w:num>
  <w:num w:numId="74">
    <w:abstractNumId w:val="54"/>
  </w:num>
  <w:num w:numId="75">
    <w:abstractNumId w:val="18"/>
  </w:num>
  <w:num w:numId="76">
    <w:abstractNumId w:val="63"/>
  </w:num>
  <w:num w:numId="77">
    <w:abstractNumId w:val="9"/>
  </w:num>
  <w:num w:numId="78">
    <w:abstractNumId w:val="27"/>
  </w:num>
  <w:num w:numId="79">
    <w:abstractNumId w:val="25"/>
  </w:num>
  <w:num w:numId="80">
    <w:abstractNumId w:val="39"/>
  </w:num>
  <w:num w:numId="81">
    <w:abstractNumId w:val="67"/>
  </w:num>
  <w:num w:numId="82">
    <w:abstractNumId w:val="58"/>
  </w:num>
  <w:num w:numId="83">
    <w:abstractNumId w:val="6"/>
  </w:num>
  <w:num w:numId="84">
    <w:abstractNumId w:val="2"/>
  </w:num>
  <w:num w:numId="85">
    <w:abstractNumId w:val="91"/>
  </w:num>
  <w:num w:numId="86">
    <w:abstractNumId w:val="44"/>
  </w:num>
  <w:num w:numId="87">
    <w:abstractNumId w:val="87"/>
  </w:num>
  <w:num w:numId="88">
    <w:abstractNumId w:val="23"/>
  </w:num>
  <w:num w:numId="89">
    <w:abstractNumId w:val="8"/>
  </w:num>
  <w:num w:numId="90">
    <w:abstractNumId w:val="70"/>
  </w:num>
  <w:num w:numId="91">
    <w:abstractNumId w:val="19"/>
  </w:num>
  <w:num w:numId="92">
    <w:abstractNumId w:val="32"/>
  </w:num>
  <w:num w:numId="93">
    <w:abstractNumId w:val="34"/>
  </w:num>
  <w:num w:numId="94">
    <w:abstractNumId w:val="90"/>
  </w:num>
  <w:numIdMacAtCleanup w:val="8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 Pham">
    <w15:presenceInfo w15:providerId="Windows Live" w15:userId="e7acc6281fd9d9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68"/>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295D"/>
    <w:rsid w:val="0000359E"/>
    <w:rsid w:val="000174F2"/>
    <w:rsid w:val="00022120"/>
    <w:rsid w:val="00041E7E"/>
    <w:rsid w:val="000761A7"/>
    <w:rsid w:val="00082690"/>
    <w:rsid w:val="000B3BAE"/>
    <w:rsid w:val="000B6F35"/>
    <w:rsid w:val="000C123C"/>
    <w:rsid w:val="000C350E"/>
    <w:rsid w:val="000C4E68"/>
    <w:rsid w:val="000D14AF"/>
    <w:rsid w:val="000F35E4"/>
    <w:rsid w:val="0011581E"/>
    <w:rsid w:val="00132EF8"/>
    <w:rsid w:val="0014703A"/>
    <w:rsid w:val="00152C97"/>
    <w:rsid w:val="0015416B"/>
    <w:rsid w:val="00155150"/>
    <w:rsid w:val="00157986"/>
    <w:rsid w:val="00160ED8"/>
    <w:rsid w:val="001722B2"/>
    <w:rsid w:val="00175A70"/>
    <w:rsid w:val="00177084"/>
    <w:rsid w:val="00191FD0"/>
    <w:rsid w:val="0019312B"/>
    <w:rsid w:val="0019409E"/>
    <w:rsid w:val="00194DF6"/>
    <w:rsid w:val="001B01EA"/>
    <w:rsid w:val="001B5337"/>
    <w:rsid w:val="001C3D57"/>
    <w:rsid w:val="001D0B54"/>
    <w:rsid w:val="001D591F"/>
    <w:rsid w:val="001F20CF"/>
    <w:rsid w:val="002152E5"/>
    <w:rsid w:val="0022036C"/>
    <w:rsid w:val="00223A84"/>
    <w:rsid w:val="00226136"/>
    <w:rsid w:val="0023303E"/>
    <w:rsid w:val="00236203"/>
    <w:rsid w:val="00246890"/>
    <w:rsid w:val="00246DD6"/>
    <w:rsid w:val="00253B25"/>
    <w:rsid w:val="0026299C"/>
    <w:rsid w:val="0027136A"/>
    <w:rsid w:val="00275C6B"/>
    <w:rsid w:val="0029357B"/>
    <w:rsid w:val="00296271"/>
    <w:rsid w:val="002A0A70"/>
    <w:rsid w:val="002B1CDE"/>
    <w:rsid w:val="002C0FF5"/>
    <w:rsid w:val="002C347C"/>
    <w:rsid w:val="002C555E"/>
    <w:rsid w:val="002D6757"/>
    <w:rsid w:val="002F3665"/>
    <w:rsid w:val="00301F39"/>
    <w:rsid w:val="00324810"/>
    <w:rsid w:val="00335C09"/>
    <w:rsid w:val="00351866"/>
    <w:rsid w:val="003541DF"/>
    <w:rsid w:val="003570BB"/>
    <w:rsid w:val="0036031A"/>
    <w:rsid w:val="00362564"/>
    <w:rsid w:val="003634EE"/>
    <w:rsid w:val="003713E0"/>
    <w:rsid w:val="00375D1B"/>
    <w:rsid w:val="00376740"/>
    <w:rsid w:val="00383D46"/>
    <w:rsid w:val="003C5E3C"/>
    <w:rsid w:val="003D693E"/>
    <w:rsid w:val="003E2474"/>
    <w:rsid w:val="003E6474"/>
    <w:rsid w:val="003F4000"/>
    <w:rsid w:val="00422330"/>
    <w:rsid w:val="00422A2E"/>
    <w:rsid w:val="00425229"/>
    <w:rsid w:val="00440958"/>
    <w:rsid w:val="004448FF"/>
    <w:rsid w:val="004525E8"/>
    <w:rsid w:val="004629D7"/>
    <w:rsid w:val="00462E80"/>
    <w:rsid w:val="00483F9E"/>
    <w:rsid w:val="00496685"/>
    <w:rsid w:val="00497463"/>
    <w:rsid w:val="004A411E"/>
    <w:rsid w:val="004A4E60"/>
    <w:rsid w:val="004B5AC4"/>
    <w:rsid w:val="004C0FD6"/>
    <w:rsid w:val="004E1AED"/>
    <w:rsid w:val="004E77A2"/>
    <w:rsid w:val="00500A93"/>
    <w:rsid w:val="00503D69"/>
    <w:rsid w:val="0051144C"/>
    <w:rsid w:val="00517A82"/>
    <w:rsid w:val="00520CBC"/>
    <w:rsid w:val="005222ED"/>
    <w:rsid w:val="00526112"/>
    <w:rsid w:val="0054326B"/>
    <w:rsid w:val="00572949"/>
    <w:rsid w:val="005750C0"/>
    <w:rsid w:val="00575BEB"/>
    <w:rsid w:val="00577280"/>
    <w:rsid w:val="005C12A5"/>
    <w:rsid w:val="005C2300"/>
    <w:rsid w:val="005E4D14"/>
    <w:rsid w:val="005F5685"/>
    <w:rsid w:val="006057B2"/>
    <w:rsid w:val="006157B8"/>
    <w:rsid w:val="006300D7"/>
    <w:rsid w:val="006426F7"/>
    <w:rsid w:val="0065756E"/>
    <w:rsid w:val="00662017"/>
    <w:rsid w:val="00664800"/>
    <w:rsid w:val="00666236"/>
    <w:rsid w:val="006667A6"/>
    <w:rsid w:val="00675A82"/>
    <w:rsid w:val="006B2645"/>
    <w:rsid w:val="006B5548"/>
    <w:rsid w:val="006C1AC1"/>
    <w:rsid w:val="006C3930"/>
    <w:rsid w:val="006E1D24"/>
    <w:rsid w:val="006F04F2"/>
    <w:rsid w:val="006F5C18"/>
    <w:rsid w:val="00704C7D"/>
    <w:rsid w:val="007051A1"/>
    <w:rsid w:val="007078FB"/>
    <w:rsid w:val="007100DD"/>
    <w:rsid w:val="007143C2"/>
    <w:rsid w:val="00721A74"/>
    <w:rsid w:val="00733CA5"/>
    <w:rsid w:val="00735266"/>
    <w:rsid w:val="00736506"/>
    <w:rsid w:val="007635E7"/>
    <w:rsid w:val="00764974"/>
    <w:rsid w:val="007662B6"/>
    <w:rsid w:val="00781A65"/>
    <w:rsid w:val="00785B29"/>
    <w:rsid w:val="007870A2"/>
    <w:rsid w:val="007B016D"/>
    <w:rsid w:val="007B3CEF"/>
    <w:rsid w:val="007B7173"/>
    <w:rsid w:val="007C5F58"/>
    <w:rsid w:val="007D0D16"/>
    <w:rsid w:val="007D25A9"/>
    <w:rsid w:val="007E7EDE"/>
    <w:rsid w:val="007F31B5"/>
    <w:rsid w:val="00810B9C"/>
    <w:rsid w:val="00834D2C"/>
    <w:rsid w:val="00867B77"/>
    <w:rsid w:val="00874C62"/>
    <w:rsid w:val="008972F9"/>
    <w:rsid w:val="008A4D79"/>
    <w:rsid w:val="008A5D04"/>
    <w:rsid w:val="008B4B61"/>
    <w:rsid w:val="008B5B20"/>
    <w:rsid w:val="008C694C"/>
    <w:rsid w:val="00911751"/>
    <w:rsid w:val="00923C4E"/>
    <w:rsid w:val="0092789B"/>
    <w:rsid w:val="00934A83"/>
    <w:rsid w:val="00934D44"/>
    <w:rsid w:val="0096582C"/>
    <w:rsid w:val="00966782"/>
    <w:rsid w:val="00974BB3"/>
    <w:rsid w:val="00993FFC"/>
    <w:rsid w:val="009A78D7"/>
    <w:rsid w:val="009B1C26"/>
    <w:rsid w:val="009C09D4"/>
    <w:rsid w:val="009D0ED5"/>
    <w:rsid w:val="009D1962"/>
    <w:rsid w:val="009D478A"/>
    <w:rsid w:val="009D6706"/>
    <w:rsid w:val="009E014C"/>
    <w:rsid w:val="009E67EF"/>
    <w:rsid w:val="009F527D"/>
    <w:rsid w:val="00A00DC2"/>
    <w:rsid w:val="00A1310C"/>
    <w:rsid w:val="00A26143"/>
    <w:rsid w:val="00A364DF"/>
    <w:rsid w:val="00A41B8E"/>
    <w:rsid w:val="00A5281D"/>
    <w:rsid w:val="00A60394"/>
    <w:rsid w:val="00A705A2"/>
    <w:rsid w:val="00A964A2"/>
    <w:rsid w:val="00AC5F32"/>
    <w:rsid w:val="00AF66E1"/>
    <w:rsid w:val="00B075D8"/>
    <w:rsid w:val="00B22259"/>
    <w:rsid w:val="00B35AE6"/>
    <w:rsid w:val="00B43F66"/>
    <w:rsid w:val="00B5541E"/>
    <w:rsid w:val="00B56677"/>
    <w:rsid w:val="00B67B0F"/>
    <w:rsid w:val="00B84B46"/>
    <w:rsid w:val="00B90C9A"/>
    <w:rsid w:val="00BB1B1F"/>
    <w:rsid w:val="00BB4E64"/>
    <w:rsid w:val="00BC0090"/>
    <w:rsid w:val="00BC52C3"/>
    <w:rsid w:val="00BD6FFE"/>
    <w:rsid w:val="00BE2BF8"/>
    <w:rsid w:val="00BE768A"/>
    <w:rsid w:val="00BE7F97"/>
    <w:rsid w:val="00BF122F"/>
    <w:rsid w:val="00C1248E"/>
    <w:rsid w:val="00C27F03"/>
    <w:rsid w:val="00C30D8E"/>
    <w:rsid w:val="00C31B08"/>
    <w:rsid w:val="00C7349F"/>
    <w:rsid w:val="00C7648D"/>
    <w:rsid w:val="00CA41CE"/>
    <w:rsid w:val="00CA4BEA"/>
    <w:rsid w:val="00CD204F"/>
    <w:rsid w:val="00CD2F08"/>
    <w:rsid w:val="00CE508A"/>
    <w:rsid w:val="00CF21E0"/>
    <w:rsid w:val="00D00F48"/>
    <w:rsid w:val="00D07DE6"/>
    <w:rsid w:val="00D2023F"/>
    <w:rsid w:val="00D26F34"/>
    <w:rsid w:val="00D42DC2"/>
    <w:rsid w:val="00D47A97"/>
    <w:rsid w:val="00D6295D"/>
    <w:rsid w:val="00D75682"/>
    <w:rsid w:val="00D769F3"/>
    <w:rsid w:val="00DB1744"/>
    <w:rsid w:val="00DC0412"/>
    <w:rsid w:val="00DD0464"/>
    <w:rsid w:val="00DE7F98"/>
    <w:rsid w:val="00E044F1"/>
    <w:rsid w:val="00E106A7"/>
    <w:rsid w:val="00E1541A"/>
    <w:rsid w:val="00E24654"/>
    <w:rsid w:val="00E310BA"/>
    <w:rsid w:val="00E3127F"/>
    <w:rsid w:val="00E525D8"/>
    <w:rsid w:val="00E74661"/>
    <w:rsid w:val="00E805C4"/>
    <w:rsid w:val="00E82112"/>
    <w:rsid w:val="00E91BA7"/>
    <w:rsid w:val="00E931CC"/>
    <w:rsid w:val="00EA5A68"/>
    <w:rsid w:val="00EA7865"/>
    <w:rsid w:val="00EB2593"/>
    <w:rsid w:val="00EC2589"/>
    <w:rsid w:val="00ED1644"/>
    <w:rsid w:val="00ED35BD"/>
    <w:rsid w:val="00EF45BE"/>
    <w:rsid w:val="00F1351A"/>
    <w:rsid w:val="00F15133"/>
    <w:rsid w:val="00F30425"/>
    <w:rsid w:val="00F3112A"/>
    <w:rsid w:val="00F617D1"/>
    <w:rsid w:val="00F7287E"/>
    <w:rsid w:val="00F90756"/>
    <w:rsid w:val="00FA4CEA"/>
    <w:rsid w:val="00FB7990"/>
    <w:rsid w:val="00FC2556"/>
    <w:rsid w:val="00FC27A0"/>
    <w:rsid w:val="00FC3870"/>
    <w:rsid w:val="00FC5873"/>
    <w:rsid w:val="00FD0C2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3EF81"/>
  <w15:docId w15:val="{6D308F0A-123D-4202-BC28-CF70A4AC5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05A2"/>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unhideWhenUsed/>
    <w:qFormat/>
    <w:rsid w:val="00D47A97"/>
    <w:rPr>
      <w:b/>
      <w:bCs/>
      <w:color w:val="0673A5"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ListParagraph">
    <w:name w:val="List Paragraph"/>
    <w:basedOn w:val="Normal"/>
    <w:uiPriority w:val="34"/>
    <w:unhideWhenUsed/>
    <w:qFormat/>
    <w:rsid w:val="00E525D8"/>
    <w:pPr>
      <w:ind w:left="720"/>
      <w:contextualSpacing/>
    </w:pPr>
  </w:style>
  <w:style w:type="paragraph" w:styleId="TOC1">
    <w:name w:val="toc 1"/>
    <w:basedOn w:val="Normal"/>
    <w:next w:val="Normal"/>
    <w:autoRedefine/>
    <w:uiPriority w:val="39"/>
    <w:unhideWhenUsed/>
    <w:rsid w:val="00041E7E"/>
    <w:pPr>
      <w:spacing w:after="100"/>
    </w:pPr>
  </w:style>
  <w:style w:type="paragraph" w:styleId="TOC3">
    <w:name w:val="toc 3"/>
    <w:basedOn w:val="Normal"/>
    <w:next w:val="Normal"/>
    <w:autoRedefine/>
    <w:uiPriority w:val="39"/>
    <w:unhideWhenUsed/>
    <w:rsid w:val="00041E7E"/>
    <w:pPr>
      <w:spacing w:after="100"/>
      <w:ind w:left="440"/>
    </w:pPr>
  </w:style>
  <w:style w:type="character" w:styleId="Hyperlink">
    <w:name w:val="Hyperlink"/>
    <w:basedOn w:val="DefaultParagraphFont"/>
    <w:uiPriority w:val="99"/>
    <w:unhideWhenUsed/>
    <w:rsid w:val="00041E7E"/>
    <w:rPr>
      <w:color w:val="005DBA" w:themeColor="hyperlink"/>
      <w:u w:val="single"/>
    </w:rPr>
  </w:style>
  <w:style w:type="paragraph" w:styleId="NoSpacing">
    <w:name w:val="No Spacing"/>
    <w:link w:val="NoSpacingChar"/>
    <w:uiPriority w:val="1"/>
    <w:qFormat/>
    <w:rsid w:val="00041E7E"/>
    <w:pPr>
      <w:spacing w:before="0" w:after="0" w:line="240" w:lineRule="auto"/>
    </w:pPr>
    <w:rPr>
      <w:lang w:eastAsia="en-US"/>
    </w:rPr>
  </w:style>
  <w:style w:type="character" w:customStyle="1" w:styleId="NoSpacingChar">
    <w:name w:val="No Spacing Char"/>
    <w:basedOn w:val="DefaultParagraphFont"/>
    <w:link w:val="NoSpacing"/>
    <w:uiPriority w:val="1"/>
    <w:rsid w:val="00041E7E"/>
    <w:rPr>
      <w:lang w:eastAsia="en-US"/>
    </w:rPr>
  </w:style>
  <w:style w:type="paragraph" w:styleId="TOC2">
    <w:name w:val="toc 2"/>
    <w:basedOn w:val="Normal"/>
    <w:next w:val="Normal"/>
    <w:autoRedefine/>
    <w:uiPriority w:val="39"/>
    <w:unhideWhenUsed/>
    <w:rsid w:val="004C0FD6"/>
    <w:pPr>
      <w:spacing w:before="0" w:after="100" w:line="259" w:lineRule="auto"/>
      <w:ind w:left="220"/>
    </w:pPr>
    <w:rPr>
      <w:rFonts w:cs="Times New Roman"/>
      <w:lang w:eastAsia="en-US"/>
    </w:rPr>
  </w:style>
  <w:style w:type="paragraph" w:styleId="NormalWeb">
    <w:name w:val="Normal (Web)"/>
    <w:basedOn w:val="Normal"/>
    <w:uiPriority w:val="99"/>
    <w:semiHidden/>
    <w:unhideWhenUsed/>
    <w:rsid w:val="00DD0464"/>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FootnoteReference">
    <w:name w:val="footnote reference"/>
    <w:basedOn w:val="DefaultParagraphFont"/>
    <w:uiPriority w:val="99"/>
    <w:semiHidden/>
    <w:unhideWhenUsed/>
    <w:rsid w:val="002A0A70"/>
    <w:rPr>
      <w:vertAlign w:val="superscript"/>
    </w:rPr>
  </w:style>
  <w:style w:type="table" w:customStyle="1" w:styleId="SOWTable">
    <w:name w:val="SOW Table"/>
    <w:basedOn w:val="TableNormal"/>
    <w:uiPriority w:val="99"/>
    <w:rsid w:val="00246DD6"/>
    <w:pPr>
      <w:spacing w:before="60" w:after="60" w:line="240" w:lineRule="auto"/>
    </w:pPr>
    <w:rPr>
      <w:color w:val="4C483D"/>
      <w:sz w:val="20"/>
      <w:szCs w:val="20"/>
    </w:rPr>
    <w:tblPr>
      <w:tblStyleRowBandSize w:val="1"/>
      <w:tblBorders>
        <w:top w:val="single" w:sz="4" w:space="0" w:color="BCB8AC"/>
        <w:left w:val="single" w:sz="4" w:space="0" w:color="BCB8AC"/>
        <w:bottom w:val="single" w:sz="4" w:space="0" w:color="BCB8AC"/>
        <w:right w:val="single" w:sz="4" w:space="0" w:color="BCB8AC"/>
        <w:insideV w:val="single" w:sz="4" w:space="0" w:color="BCB8AC"/>
      </w:tblBorders>
    </w:tblPr>
    <w:tblStylePr w:type="firstRow">
      <w:rPr>
        <w:rFonts w:ascii="Century Gothic" w:hAnsi="Century Gothic"/>
        <w:color w:val="FFFFFF"/>
        <w:sz w:val="16"/>
      </w:rPr>
      <w:tblPr/>
      <w:tcPr>
        <w:shd w:val="clear" w:color="auto" w:fill="F24F4F"/>
      </w:tcPr>
    </w:tblStylePr>
    <w:tblStylePr w:type="lastRow">
      <w:rPr>
        <w:rFonts w:ascii="Century Gothic" w:hAnsi="Century Gothic"/>
        <w:b/>
        <w:caps/>
        <w:smallCaps w:val="0"/>
        <w:color w:val="F24F4F"/>
        <w:sz w:val="16"/>
      </w:rPr>
      <w:tblPr/>
      <w:tcPr>
        <w:tcBorders>
          <w:top w:val="nil"/>
        </w:tcBorders>
      </w:tcPr>
    </w:tblStylePr>
    <w:tblStylePr w:type="firstCol">
      <w:rPr>
        <w:rFonts w:ascii="Century Gothic" w:hAnsi="Century Gothic"/>
        <w:sz w:val="16"/>
      </w:rPr>
    </w:tblStylePr>
    <w:tblStylePr w:type="band2Horz">
      <w:tblPr/>
      <w:tcPr>
        <w:shd w:val="clear" w:color="auto" w:fill="DDDBD5"/>
      </w:tcPr>
    </w:tblStylePr>
  </w:style>
  <w:style w:type="paragraph" w:styleId="Revision">
    <w:name w:val="Revision"/>
    <w:hidden/>
    <w:uiPriority w:val="99"/>
    <w:semiHidden/>
    <w:rsid w:val="00324810"/>
    <w:pPr>
      <w:spacing w:before="0" w:after="0" w:line="240" w:lineRule="auto"/>
    </w:pPr>
  </w:style>
  <w:style w:type="character" w:styleId="FollowedHyperlink">
    <w:name w:val="FollowedHyperlink"/>
    <w:basedOn w:val="DefaultParagraphFont"/>
    <w:uiPriority w:val="99"/>
    <w:semiHidden/>
    <w:unhideWhenUsed/>
    <w:rsid w:val="009C09D4"/>
    <w:rPr>
      <w:color w:val="6C606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7167226">
      <w:bodyDiv w:val="1"/>
      <w:marLeft w:val="0"/>
      <w:marRight w:val="0"/>
      <w:marTop w:val="0"/>
      <w:marBottom w:val="0"/>
      <w:divBdr>
        <w:top w:val="none" w:sz="0" w:space="0" w:color="auto"/>
        <w:left w:val="none" w:sz="0" w:space="0" w:color="auto"/>
        <w:bottom w:val="none" w:sz="0" w:space="0" w:color="auto"/>
        <w:right w:val="none" w:sz="0" w:space="0" w:color="auto"/>
      </w:divBdr>
    </w:div>
    <w:div w:id="119039549">
      <w:bodyDiv w:val="1"/>
      <w:marLeft w:val="0"/>
      <w:marRight w:val="0"/>
      <w:marTop w:val="0"/>
      <w:marBottom w:val="0"/>
      <w:divBdr>
        <w:top w:val="none" w:sz="0" w:space="0" w:color="auto"/>
        <w:left w:val="none" w:sz="0" w:space="0" w:color="auto"/>
        <w:bottom w:val="none" w:sz="0" w:space="0" w:color="auto"/>
        <w:right w:val="none" w:sz="0" w:space="0" w:color="auto"/>
      </w:divBdr>
    </w:div>
    <w:div w:id="138886147">
      <w:bodyDiv w:val="1"/>
      <w:marLeft w:val="0"/>
      <w:marRight w:val="0"/>
      <w:marTop w:val="0"/>
      <w:marBottom w:val="0"/>
      <w:divBdr>
        <w:top w:val="none" w:sz="0" w:space="0" w:color="auto"/>
        <w:left w:val="none" w:sz="0" w:space="0" w:color="auto"/>
        <w:bottom w:val="none" w:sz="0" w:space="0" w:color="auto"/>
        <w:right w:val="none" w:sz="0" w:space="0" w:color="auto"/>
      </w:divBdr>
    </w:div>
    <w:div w:id="231014581">
      <w:bodyDiv w:val="1"/>
      <w:marLeft w:val="0"/>
      <w:marRight w:val="0"/>
      <w:marTop w:val="0"/>
      <w:marBottom w:val="0"/>
      <w:divBdr>
        <w:top w:val="none" w:sz="0" w:space="0" w:color="auto"/>
        <w:left w:val="none" w:sz="0" w:space="0" w:color="auto"/>
        <w:bottom w:val="none" w:sz="0" w:space="0" w:color="auto"/>
        <w:right w:val="none" w:sz="0" w:space="0" w:color="auto"/>
      </w:divBdr>
    </w:div>
    <w:div w:id="485829547">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905646823">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57568718">
      <w:bodyDiv w:val="1"/>
      <w:marLeft w:val="0"/>
      <w:marRight w:val="0"/>
      <w:marTop w:val="0"/>
      <w:marBottom w:val="0"/>
      <w:divBdr>
        <w:top w:val="none" w:sz="0" w:space="0" w:color="auto"/>
        <w:left w:val="none" w:sz="0" w:space="0" w:color="auto"/>
        <w:bottom w:val="none" w:sz="0" w:space="0" w:color="auto"/>
        <w:right w:val="none" w:sz="0" w:space="0" w:color="auto"/>
      </w:divBdr>
    </w:div>
    <w:div w:id="1813717392">
      <w:bodyDiv w:val="1"/>
      <w:marLeft w:val="0"/>
      <w:marRight w:val="0"/>
      <w:marTop w:val="0"/>
      <w:marBottom w:val="0"/>
      <w:divBdr>
        <w:top w:val="none" w:sz="0" w:space="0" w:color="auto"/>
        <w:left w:val="none" w:sz="0" w:space="0" w:color="auto"/>
        <w:bottom w:val="none" w:sz="0" w:space="0" w:color="auto"/>
        <w:right w:val="none" w:sz="0" w:space="0" w:color="auto"/>
      </w:divBdr>
    </w:div>
    <w:div w:id="1897886379">
      <w:bodyDiv w:val="1"/>
      <w:marLeft w:val="600"/>
      <w:marRight w:val="600"/>
      <w:marTop w:val="0"/>
      <w:marBottom w:val="600"/>
      <w:divBdr>
        <w:top w:val="none" w:sz="0" w:space="0" w:color="auto"/>
        <w:left w:val="none" w:sz="0" w:space="0" w:color="auto"/>
        <w:bottom w:val="none" w:sz="0" w:space="0" w:color="auto"/>
        <w:right w:val="none" w:sz="0" w:space="0" w:color="auto"/>
      </w:divBdr>
      <w:divsChild>
        <w:div w:id="324013660">
          <w:marLeft w:val="0"/>
          <w:marRight w:val="0"/>
          <w:marTop w:val="0"/>
          <w:marBottom w:val="0"/>
          <w:divBdr>
            <w:top w:val="none" w:sz="0" w:space="0" w:color="auto"/>
            <w:left w:val="none" w:sz="0" w:space="0" w:color="auto"/>
            <w:bottom w:val="none" w:sz="0" w:space="0" w:color="auto"/>
            <w:right w:val="none" w:sz="0" w:space="0" w:color="auto"/>
          </w:divBdr>
          <w:divsChild>
            <w:div w:id="1619218298">
              <w:marLeft w:val="300"/>
              <w:marRight w:val="0"/>
              <w:marTop w:val="0"/>
              <w:marBottom w:val="0"/>
              <w:divBdr>
                <w:top w:val="none" w:sz="0" w:space="0" w:color="auto"/>
                <w:left w:val="none" w:sz="0" w:space="0" w:color="auto"/>
                <w:bottom w:val="none" w:sz="0" w:space="0" w:color="auto"/>
                <w:right w:val="none" w:sz="0" w:space="0" w:color="auto"/>
              </w:divBdr>
              <w:divsChild>
                <w:div w:id="1388913959">
                  <w:marLeft w:val="0"/>
                  <w:marRight w:val="0"/>
                  <w:marTop w:val="0"/>
                  <w:marBottom w:val="0"/>
                  <w:divBdr>
                    <w:top w:val="none" w:sz="0" w:space="0" w:color="auto"/>
                    <w:left w:val="none" w:sz="0" w:space="0" w:color="auto"/>
                    <w:bottom w:val="none" w:sz="0" w:space="0" w:color="auto"/>
                    <w:right w:val="none" w:sz="0" w:space="0" w:color="auto"/>
                  </w:divBdr>
                  <w:divsChild>
                    <w:div w:id="138564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868163">
      <w:bodyDiv w:val="1"/>
      <w:marLeft w:val="0"/>
      <w:marRight w:val="0"/>
      <w:marTop w:val="0"/>
      <w:marBottom w:val="0"/>
      <w:divBdr>
        <w:top w:val="none" w:sz="0" w:space="0" w:color="auto"/>
        <w:left w:val="none" w:sz="0" w:space="0" w:color="auto"/>
        <w:bottom w:val="none" w:sz="0" w:space="0" w:color="auto"/>
        <w:right w:val="none" w:sz="0" w:space="0" w:color="auto"/>
      </w:divBdr>
    </w:div>
    <w:div w:id="2127960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basecamp.com/2437000/projects/14689783/todos/358880313" TargetMode="External"/><Relationship Id="rId2" Type="http://schemas.openxmlformats.org/officeDocument/2006/relationships/hyperlink" Target="https://basecamp.com/2437000/projects/14689783/todos/358877476" TargetMode="External"/><Relationship Id="rId1" Type="http://schemas.openxmlformats.org/officeDocument/2006/relationships/hyperlink" Target="https://basecamp.com/2437000/projects/14689783/todos/358877471" TargetMode="External"/><Relationship Id="rId6" Type="http://schemas.openxmlformats.org/officeDocument/2006/relationships/hyperlink" Target="https://basecamp.com/2437000/projects/14689783/todos/358880350" TargetMode="External"/><Relationship Id="rId5" Type="http://schemas.openxmlformats.org/officeDocument/2006/relationships/hyperlink" Target="https://basecamp.com/2437000/projects/14689783/todos/358880331" TargetMode="External"/><Relationship Id="rId4" Type="http://schemas.openxmlformats.org/officeDocument/2006/relationships/hyperlink" Target="https://basecamp.com/2437000/projects/14689783/todos/358880313"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microsoft.com/office/2011/relationships/people" Target="people.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amc\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July 15, 2018</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5.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5.xml><?xml version="1.0" encoding="utf-8"?>
<ds:datastoreItem xmlns:ds="http://schemas.openxmlformats.org/officeDocument/2006/customXml" ds:itemID="{BD4764B2-D662-4478-A61F-57E479860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11061</TotalTime>
  <Pages>61</Pages>
  <Words>7156</Words>
  <Characters>40792</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Schedule Tool</vt:lpstr>
    </vt:vector>
  </TitlesOfParts>
  <Company>surf city software consulting inc.</Company>
  <LinksUpToDate>false</LinksUpToDate>
  <CharactersWithSpaces>47853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Tool</dc:title>
  <dc:subject>Functional Specification</dc:subject>
  <dc:creator>C Pham</dc:creator>
  <cp:keywords/>
  <dc:description/>
  <cp:lastModifiedBy>C Pham</cp:lastModifiedBy>
  <cp:revision>3</cp:revision>
  <cp:lastPrinted>2018-07-16T01:35:00Z</cp:lastPrinted>
  <dcterms:created xsi:type="dcterms:W3CDTF">2018-08-16T17:20:00Z</dcterms:created>
  <dcterms:modified xsi:type="dcterms:W3CDTF">2018-09-19T01:11:00Z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